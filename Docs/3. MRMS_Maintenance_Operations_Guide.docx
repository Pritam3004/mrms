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AF1C" w14:textId="77777777" w:rsidR="004B2CAC" w:rsidRDefault="00861F0F">
      <w:pPr>
        <w:pStyle w:val="Title"/>
      </w:pPr>
      <w:r>
        <w:t>MRMS Maintenance &amp; Operations Guide</w:t>
      </w:r>
    </w:p>
    <w:p w14:paraId="3852DF47" w14:textId="77777777" w:rsidR="008E79E8" w:rsidRDefault="008E79E8" w:rsidP="008E79E8">
      <w:pPr>
        <w:pStyle w:val="PageHeading"/>
      </w:pPr>
      <w:bookmarkStart w:id="0" w:name="_Toc227930668"/>
      <w:r w:rsidRPr="00AE319E">
        <w:t>Document History</w:t>
      </w:r>
      <w:bookmarkEnd w:id="0"/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3217"/>
        <w:gridCol w:w="3263"/>
      </w:tblGrid>
      <w:tr w:rsidR="008E79E8" w:rsidRPr="00944654" w14:paraId="0199C584" w14:textId="77777777" w:rsidTr="002A2B8C">
        <w:trPr>
          <w:cantSplit/>
        </w:trPr>
        <w:tc>
          <w:tcPr>
            <w:tcW w:w="1008" w:type="dxa"/>
            <w:shd w:val="clear" w:color="auto" w:fill="99CCFF"/>
          </w:tcPr>
          <w:p w14:paraId="5E4C7697" w14:textId="77777777" w:rsidR="008E79E8" w:rsidRPr="00944654" w:rsidRDefault="008E79E8" w:rsidP="002A2B8C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440" w:type="dxa"/>
            <w:shd w:val="clear" w:color="auto" w:fill="99CCFF"/>
          </w:tcPr>
          <w:p w14:paraId="366E69DB" w14:textId="77777777" w:rsidR="008E79E8" w:rsidRPr="00944654" w:rsidRDefault="008E79E8" w:rsidP="002A2B8C">
            <w:pPr>
              <w:rPr>
                <w:b/>
              </w:rPr>
            </w:pPr>
            <w:r>
              <w:rPr>
                <w:b/>
              </w:rPr>
              <w:t>Date Issued</w:t>
            </w:r>
          </w:p>
        </w:tc>
        <w:tc>
          <w:tcPr>
            <w:tcW w:w="3217" w:type="dxa"/>
            <w:shd w:val="clear" w:color="auto" w:fill="99CCFF"/>
          </w:tcPr>
          <w:p w14:paraId="44DFB8B8" w14:textId="77777777" w:rsidR="008E79E8" w:rsidRPr="00944654" w:rsidRDefault="008E79E8" w:rsidP="002A2B8C">
            <w:pPr>
              <w:rPr>
                <w:b/>
              </w:rPr>
            </w:pPr>
            <w:r>
              <w:rPr>
                <w:b/>
              </w:rPr>
              <w:t>Author/Department</w:t>
            </w:r>
          </w:p>
        </w:tc>
        <w:tc>
          <w:tcPr>
            <w:tcW w:w="3263" w:type="dxa"/>
            <w:shd w:val="clear" w:color="auto" w:fill="99CCFF"/>
          </w:tcPr>
          <w:p w14:paraId="55BE5398" w14:textId="77777777" w:rsidR="008E79E8" w:rsidRPr="00944654" w:rsidRDefault="008E79E8" w:rsidP="002A2B8C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8E79E8" w:rsidRPr="00944654" w14:paraId="0F08ADF8" w14:textId="77777777" w:rsidTr="002A2B8C">
        <w:trPr>
          <w:cantSplit/>
        </w:trPr>
        <w:tc>
          <w:tcPr>
            <w:tcW w:w="1008" w:type="dxa"/>
          </w:tcPr>
          <w:p w14:paraId="033AFD86" w14:textId="77777777" w:rsidR="008E79E8" w:rsidRPr="00944654" w:rsidRDefault="008E79E8" w:rsidP="002A2B8C">
            <w:pPr>
              <w:ind w:left="180"/>
            </w:pPr>
            <w:r>
              <w:t>Draft</w:t>
            </w:r>
          </w:p>
        </w:tc>
        <w:tc>
          <w:tcPr>
            <w:tcW w:w="1440" w:type="dxa"/>
          </w:tcPr>
          <w:p w14:paraId="091CA360" w14:textId="77777777" w:rsidR="008E79E8" w:rsidRPr="00944654" w:rsidRDefault="008E79E8" w:rsidP="002A2B8C">
            <w:r>
              <w:t>03/11/2025</w:t>
            </w:r>
          </w:p>
        </w:tc>
        <w:tc>
          <w:tcPr>
            <w:tcW w:w="3217" w:type="dxa"/>
          </w:tcPr>
          <w:p w14:paraId="2AB44080" w14:textId="77777777" w:rsidR="008E79E8" w:rsidRPr="00944654" w:rsidRDefault="008E79E8" w:rsidP="002A2B8C">
            <w:r w:rsidRPr="001049E3">
              <w:t>Yoseph Mekasha Akalemariam</w:t>
            </w:r>
          </w:p>
        </w:tc>
        <w:tc>
          <w:tcPr>
            <w:tcW w:w="3263" w:type="dxa"/>
          </w:tcPr>
          <w:p w14:paraId="601B368D" w14:textId="77777777" w:rsidR="008E79E8" w:rsidRPr="00944654" w:rsidRDefault="008E79E8" w:rsidP="002A2B8C"/>
        </w:tc>
      </w:tr>
      <w:tr w:rsidR="008E79E8" w:rsidRPr="00944654" w14:paraId="190C53B8" w14:textId="77777777" w:rsidTr="002A2B8C">
        <w:trPr>
          <w:cantSplit/>
        </w:trPr>
        <w:tc>
          <w:tcPr>
            <w:tcW w:w="1008" w:type="dxa"/>
          </w:tcPr>
          <w:p w14:paraId="5B06C867" w14:textId="77777777" w:rsidR="008E79E8" w:rsidRPr="00944654" w:rsidRDefault="008E79E8" w:rsidP="002A2B8C">
            <w:pPr>
              <w:ind w:left="180"/>
            </w:pPr>
            <w:r>
              <w:t>1.0</w:t>
            </w:r>
          </w:p>
        </w:tc>
        <w:tc>
          <w:tcPr>
            <w:tcW w:w="1440" w:type="dxa"/>
          </w:tcPr>
          <w:p w14:paraId="2E42F1EF" w14:textId="2FFAEC25" w:rsidR="008E79E8" w:rsidRPr="00944654" w:rsidRDefault="008E79E8" w:rsidP="002A2B8C">
            <w:r>
              <w:t>21/04/2026</w:t>
            </w:r>
          </w:p>
        </w:tc>
        <w:tc>
          <w:tcPr>
            <w:tcW w:w="3217" w:type="dxa"/>
          </w:tcPr>
          <w:p w14:paraId="5948217C" w14:textId="77777777" w:rsidR="008E79E8" w:rsidRPr="00944654" w:rsidRDefault="008E79E8" w:rsidP="002A2B8C">
            <w:r>
              <w:t>Pritam Pawar</w:t>
            </w:r>
          </w:p>
        </w:tc>
        <w:tc>
          <w:tcPr>
            <w:tcW w:w="3263" w:type="dxa"/>
          </w:tcPr>
          <w:p w14:paraId="3F396CB6" w14:textId="77777777" w:rsidR="008E79E8" w:rsidRPr="00944654" w:rsidRDefault="008E79E8" w:rsidP="002A2B8C"/>
        </w:tc>
      </w:tr>
      <w:tr w:rsidR="008E79E8" w:rsidRPr="00944654" w14:paraId="3AEA431D" w14:textId="77777777" w:rsidTr="002A2B8C">
        <w:trPr>
          <w:cantSplit/>
        </w:trPr>
        <w:tc>
          <w:tcPr>
            <w:tcW w:w="1008" w:type="dxa"/>
          </w:tcPr>
          <w:p w14:paraId="08F465E8" w14:textId="77777777" w:rsidR="008E79E8" w:rsidRPr="00944654" w:rsidRDefault="008E79E8" w:rsidP="002A2B8C"/>
        </w:tc>
        <w:tc>
          <w:tcPr>
            <w:tcW w:w="1440" w:type="dxa"/>
          </w:tcPr>
          <w:p w14:paraId="22F62144" w14:textId="77777777" w:rsidR="008E79E8" w:rsidRPr="00944654" w:rsidRDefault="008E79E8" w:rsidP="002A2B8C"/>
        </w:tc>
        <w:tc>
          <w:tcPr>
            <w:tcW w:w="3217" w:type="dxa"/>
          </w:tcPr>
          <w:p w14:paraId="5766F914" w14:textId="77777777" w:rsidR="008E79E8" w:rsidRPr="00944654" w:rsidRDefault="008E79E8" w:rsidP="002A2B8C"/>
        </w:tc>
        <w:tc>
          <w:tcPr>
            <w:tcW w:w="3263" w:type="dxa"/>
          </w:tcPr>
          <w:p w14:paraId="246E6A21" w14:textId="77777777" w:rsidR="008E79E8" w:rsidRPr="00944654" w:rsidRDefault="008E79E8" w:rsidP="002A2B8C"/>
        </w:tc>
      </w:tr>
      <w:tr w:rsidR="008E79E8" w:rsidRPr="00944654" w14:paraId="426652A6" w14:textId="77777777" w:rsidTr="002A2B8C">
        <w:trPr>
          <w:cantSplit/>
        </w:trPr>
        <w:tc>
          <w:tcPr>
            <w:tcW w:w="1008" w:type="dxa"/>
          </w:tcPr>
          <w:p w14:paraId="481D822E" w14:textId="77777777" w:rsidR="008E79E8" w:rsidRPr="00944654" w:rsidRDefault="008E79E8" w:rsidP="002A2B8C">
            <w:pPr>
              <w:ind w:left="180"/>
            </w:pPr>
          </w:p>
        </w:tc>
        <w:tc>
          <w:tcPr>
            <w:tcW w:w="1440" w:type="dxa"/>
          </w:tcPr>
          <w:p w14:paraId="2F1805F7" w14:textId="77777777" w:rsidR="008E79E8" w:rsidRPr="00944654" w:rsidRDefault="008E79E8" w:rsidP="002A2B8C"/>
        </w:tc>
        <w:tc>
          <w:tcPr>
            <w:tcW w:w="3217" w:type="dxa"/>
          </w:tcPr>
          <w:p w14:paraId="47A993BF" w14:textId="77777777" w:rsidR="008E79E8" w:rsidRPr="00944654" w:rsidRDefault="008E79E8" w:rsidP="002A2B8C"/>
        </w:tc>
        <w:tc>
          <w:tcPr>
            <w:tcW w:w="3263" w:type="dxa"/>
          </w:tcPr>
          <w:p w14:paraId="4F95D702" w14:textId="77777777" w:rsidR="008E79E8" w:rsidRPr="00944654" w:rsidRDefault="008E79E8" w:rsidP="002A2B8C"/>
        </w:tc>
      </w:tr>
    </w:tbl>
    <w:p w14:paraId="70C992CB" w14:textId="77777777" w:rsidR="00D57CA8" w:rsidRDefault="00D57CA8"/>
    <w:p w14:paraId="2A8352AE" w14:textId="5C0B6208" w:rsidR="004B2CAC" w:rsidRDefault="00861F0F">
      <w:r>
        <w:t>Audience: Service Owner, Site Admins, Flow Owners, Support Team</w:t>
      </w:r>
    </w:p>
    <w:p w14:paraId="0B07AEBD" w14:textId="77777777" w:rsidR="004B2CAC" w:rsidRDefault="004B2CAC"/>
    <w:p w14:paraId="4F6CD3CC" w14:textId="77777777" w:rsidR="00D11BB8" w:rsidRDefault="00D11BB8"/>
    <w:p w14:paraId="0B4E9143" w14:textId="77777777" w:rsidR="00D11BB8" w:rsidRDefault="00D11BB8"/>
    <w:p w14:paraId="61063EF2" w14:textId="77777777" w:rsidR="00D11BB8" w:rsidRDefault="00D11BB8"/>
    <w:p w14:paraId="523B31F0" w14:textId="77777777" w:rsidR="00D11BB8" w:rsidRDefault="00D11BB8"/>
    <w:p w14:paraId="110E1AD5" w14:textId="77777777" w:rsidR="00D11BB8" w:rsidRDefault="00D11BB8"/>
    <w:p w14:paraId="50A20A9F" w14:textId="77777777" w:rsidR="00D11BB8" w:rsidRDefault="00D11BB8"/>
    <w:p w14:paraId="513C078C" w14:textId="77777777" w:rsidR="00D11BB8" w:rsidRDefault="00D11BB8"/>
    <w:p w14:paraId="4D22341D" w14:textId="77777777" w:rsidR="00D11BB8" w:rsidRDefault="00D11BB8"/>
    <w:p w14:paraId="1BBFDEA2" w14:textId="77777777" w:rsidR="00D11BB8" w:rsidRDefault="00D11BB8"/>
    <w:p w14:paraId="09BEEAB4" w14:textId="77777777" w:rsidR="00D11BB8" w:rsidRDefault="00D11BB8"/>
    <w:p w14:paraId="0EA16B7A" w14:textId="77777777" w:rsidR="00D11BB8" w:rsidRDefault="00D11BB8"/>
    <w:p w14:paraId="0AB5A971" w14:textId="77777777" w:rsidR="00D11BB8" w:rsidRDefault="00D11BB8"/>
    <w:p w14:paraId="7A2942C3" w14:textId="77777777" w:rsidR="00D11BB8" w:rsidRDefault="00D11BB8"/>
    <w:p w14:paraId="59989A29" w14:textId="77777777" w:rsidR="00D11BB8" w:rsidRDefault="00D11BB8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8897940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242181" w14:textId="65D2164C" w:rsidR="00D11BB8" w:rsidRDefault="00D11BB8">
          <w:pPr>
            <w:pStyle w:val="TOCHeading"/>
          </w:pPr>
          <w:r>
            <w:t>Table of Contents</w:t>
          </w:r>
        </w:p>
        <w:p w14:paraId="154B34FB" w14:textId="6FC2D525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0668" w:history="1">
            <w:r w:rsidRPr="000778FE">
              <w:rPr>
                <w:rStyle w:val="Hyperlink"/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C4AD8" w14:textId="2FD314E6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69" w:history="1">
            <w:r w:rsidRPr="000778FE">
              <w:rPr>
                <w:rStyle w:val="Hyperlink"/>
                <w:noProof/>
              </w:rPr>
              <w:t>1. Roles &amp;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E2CA" w14:textId="4EE83FD7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0" w:history="1">
            <w:r w:rsidRPr="000778FE">
              <w:rPr>
                <w:rStyle w:val="Hyperlink"/>
                <w:noProof/>
              </w:rPr>
              <w:t>1.1 Operational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1A34" w14:textId="1529AE27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1" w:history="1">
            <w:r w:rsidRPr="000778FE">
              <w:rPr>
                <w:rStyle w:val="Hyperlink"/>
                <w:noProof/>
              </w:rPr>
              <w:t>1.2 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126C" w14:textId="67184416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72" w:history="1">
            <w:r w:rsidRPr="000778FE">
              <w:rPr>
                <w:rStyle w:val="Hyperlink"/>
                <w:noProof/>
              </w:rPr>
              <w:t>2. Runbooks (Daily / Weekly / Monthly / Annual)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D7613" w14:textId="6F1CC2CA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3" w:history="1">
            <w:r w:rsidRPr="000778FE">
              <w:rPr>
                <w:rStyle w:val="Hyperlink"/>
                <w:noProof/>
              </w:rPr>
              <w:t>2.1 Daily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A3A0" w14:textId="18F3DCC4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4" w:history="1">
            <w:r w:rsidRPr="000778FE">
              <w:rPr>
                <w:rStyle w:val="Hyperlink"/>
                <w:noProof/>
              </w:rPr>
              <w:t>2.2 Weekly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FA1B" w14:textId="7CE54C0B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5" w:history="1">
            <w:r w:rsidRPr="000778FE">
              <w:rPr>
                <w:rStyle w:val="Hyperlink"/>
                <w:noProof/>
              </w:rPr>
              <w:t>2.3 Monthly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B47F" w14:textId="28ED532D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6" w:history="1">
            <w:r w:rsidRPr="000778FE">
              <w:rPr>
                <w:rStyle w:val="Hyperlink"/>
                <w:noProof/>
              </w:rPr>
              <w:t>2.4 Annual / Biennial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7268" w14:textId="1C4329EF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77" w:history="1">
            <w:r w:rsidRPr="000778FE">
              <w:rPr>
                <w:rStyle w:val="Hyperlink"/>
                <w:noProof/>
              </w:rPr>
              <w:t>3. Monitoring &amp;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ECCC" w14:textId="1097AF60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8" w:history="1">
            <w:r w:rsidRPr="000778FE">
              <w:rPr>
                <w:rStyle w:val="Hyperlink"/>
                <w:noProof/>
              </w:rPr>
              <w:t>3.1 Monitoring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5966" w14:textId="0DD9CF5D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79" w:history="1">
            <w:r w:rsidRPr="000778FE">
              <w:rPr>
                <w:rStyle w:val="Hyperlink"/>
                <w:noProof/>
              </w:rPr>
              <w:t>3.2 Recommended Alerts to 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91AC" w14:textId="04D590A6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80" w:history="1">
            <w:r w:rsidRPr="000778FE">
              <w:rPr>
                <w:rStyle w:val="Hyperlink"/>
                <w:noProof/>
              </w:rPr>
              <w:t>4. Incident Response Playbooks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3160" w14:textId="716ACF4B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1" w:history="1">
            <w:r w:rsidRPr="000778FE">
              <w:rPr>
                <w:rStyle w:val="Hyperlink"/>
                <w:noProof/>
              </w:rPr>
              <w:t>4.1 Playbook: Email Ingestion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0B0F" w14:textId="624E18AE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2" w:history="1">
            <w:r w:rsidRPr="000778FE">
              <w:rPr>
                <w:rStyle w:val="Hyperlink"/>
                <w:noProof/>
              </w:rPr>
              <w:t>4.2 Playbook: Generate Oral Statement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540D3" w14:textId="0299E529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3" w:history="1">
            <w:r w:rsidRPr="000778FE">
              <w:rPr>
                <w:rStyle w:val="Hyperlink"/>
                <w:noProof/>
              </w:rPr>
              <w:t>4.3 Playbook: Azure Function Not Responding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BA97" w14:textId="4073787D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4" w:history="1">
            <w:r w:rsidRPr="000778FE">
              <w:rPr>
                <w:rStyle w:val="Hyperlink"/>
                <w:noProof/>
              </w:rPr>
              <w:t>4.4 Playbook: SharePoint List View Threshold Exceeded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07D4" w14:textId="07E34271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5" w:history="1">
            <w:r w:rsidRPr="000778FE">
              <w:rPr>
                <w:rStyle w:val="Hyperlink"/>
                <w:noProof/>
              </w:rPr>
              <w:t>4.5 Playbook: CostRates File Missing or Expired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02BE" w14:textId="1480DD0B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6" w:history="1">
            <w:r w:rsidRPr="000778FE">
              <w:rPr>
                <w:rStyle w:val="Hyperlink"/>
                <w:noProof/>
              </w:rPr>
              <w:t>4.6 Playbook: HTTP Trigger URL Compromised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0BBD" w14:textId="2FE1CDA1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87" w:history="1">
            <w:r w:rsidRPr="000778FE">
              <w:rPr>
                <w:rStyle w:val="Hyperlink"/>
                <w:noProof/>
              </w:rPr>
              <w:t>5. Troubleshooting &amp; Log 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2DE7" w14:textId="3435EFF7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8" w:history="1">
            <w:r w:rsidRPr="000778FE">
              <w:rPr>
                <w:rStyle w:val="Hyperlink"/>
                <w:noProof/>
              </w:rPr>
              <w:t>5.1 SPFx Error Logs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9B09" w14:textId="01BD3B07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89" w:history="1">
            <w:r w:rsidRPr="000778FE">
              <w:rPr>
                <w:rStyle w:val="Hyperlink"/>
                <w:noProof/>
              </w:rPr>
              <w:t>5.2 Common Error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70E1" w14:textId="11BCD856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0" w:history="1">
            <w:r w:rsidRPr="000778FE">
              <w:rPr>
                <w:rStyle w:val="Hyperlink"/>
                <w:noProof/>
              </w:rPr>
              <w:t>5.3 Power Automate Run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3298" w14:textId="4346FA0E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1" w:history="1">
            <w:r w:rsidRPr="000778FE">
              <w:rPr>
                <w:rStyle w:val="Hyperlink"/>
                <w:noProof/>
              </w:rPr>
              <w:t>5.4 Azure Function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B64E" w14:textId="66FBE816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92" w:history="1">
            <w:r w:rsidRPr="000778FE">
              <w:rPr>
                <w:rStyle w:val="Hyperlink"/>
                <w:noProof/>
              </w:rPr>
              <w:t>6. Change &amp; 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93F2" w14:textId="47004EDD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3" w:history="1">
            <w:r w:rsidRPr="000778FE">
              <w:rPr>
                <w:rStyle w:val="Hyperlink"/>
                <w:noProof/>
              </w:rPr>
              <w:t>6.1 Change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7AF0" w14:textId="7AEEB632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4" w:history="1">
            <w:r w:rsidRPr="000778FE">
              <w:rPr>
                <w:rStyle w:val="Hyperlink"/>
                <w:noProof/>
              </w:rPr>
              <w:t>6.2 Release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22BB" w14:textId="07031FCC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5" w:history="1">
            <w:r w:rsidRPr="000778FE">
              <w:rPr>
                <w:rStyle w:val="Hyperlink"/>
                <w:noProof/>
              </w:rPr>
              <w:t>6.3 UAT Sign-Off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15BC" w14:textId="56BD50AC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6" w:history="1">
            <w:r w:rsidRPr="000778FE">
              <w:rPr>
                <w:rStyle w:val="Hyperlink"/>
                <w:noProof/>
              </w:rPr>
              <w:t>6.4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90CE" w14:textId="43168C01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697" w:history="1">
            <w:r w:rsidRPr="000778FE">
              <w:rPr>
                <w:rStyle w:val="Hyperlink"/>
                <w:noProof/>
              </w:rPr>
              <w:t>7. Capacity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21EE" w14:textId="23C09E59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8" w:history="1">
            <w:r w:rsidRPr="000778FE">
              <w:rPr>
                <w:rStyle w:val="Hyperlink"/>
                <w:noProof/>
              </w:rPr>
              <w:t>7.1 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5AF0" w14:textId="7CBBE8A2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699" w:history="1">
            <w:r w:rsidRPr="000778FE">
              <w:rPr>
                <w:rStyle w:val="Hyperlink"/>
                <w:noProof/>
              </w:rPr>
              <w:t>7.2 SharePoint List Growth &amp;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7ADC" w14:textId="3E65A6E8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0" w:history="1">
            <w:r w:rsidRPr="000778FE">
              <w:rPr>
                <w:rStyle w:val="Hyperlink"/>
                <w:noProof/>
              </w:rPr>
              <w:t>7.3 Azure Functions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2350" w14:textId="6CC27A60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1" w:history="1">
            <w:r w:rsidRPr="000778FE">
              <w:rPr>
                <w:rStyle w:val="Hyperlink"/>
                <w:noProof/>
              </w:rPr>
              <w:t>7.4 Archival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8249" w14:textId="020B825E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702" w:history="1">
            <w:r w:rsidRPr="000778FE">
              <w:rPr>
                <w:rStyle w:val="Hyperlink"/>
                <w:noProof/>
              </w:rPr>
              <w:t>8. Backup / Restore &amp; DR / BCP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1CA3" w14:textId="039C7B1E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3" w:history="1">
            <w:r w:rsidRPr="000778FE">
              <w:rPr>
                <w:rStyle w:val="Hyperlink"/>
                <w:noProof/>
              </w:rPr>
              <w:t>8.1 Platform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6545" w14:textId="1E32DFE8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4" w:history="1">
            <w:r w:rsidRPr="000778FE">
              <w:rPr>
                <w:rStyle w:val="Hyperlink"/>
                <w:noProof/>
              </w:rPr>
              <w:t>8.2 Business Continuity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C98E" w14:textId="2C24DBF8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5" w:history="1">
            <w:r w:rsidRPr="000778FE">
              <w:rPr>
                <w:rStyle w:val="Hyperlink"/>
                <w:noProof/>
              </w:rPr>
              <w:t>8.3 Custom Artefact Backup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1CFB" w14:textId="2B671844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706" w:history="1">
            <w:r w:rsidRPr="000778FE">
              <w:rPr>
                <w:rStyle w:val="Hyperlink"/>
                <w:noProof/>
              </w:rPr>
              <w:t>9. Security Ops &amp; Access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CC592" w14:textId="754A4FD0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7" w:history="1">
            <w:r w:rsidRPr="000778FE">
              <w:rPr>
                <w:rStyle w:val="Hyperlink"/>
                <w:noProof/>
              </w:rPr>
              <w:t>9.1 Quarterly Access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133C" w14:textId="6D2EB7C7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8" w:history="1">
            <w:r w:rsidRPr="000778FE">
              <w:rPr>
                <w:rStyle w:val="Hyperlink"/>
                <w:noProof/>
              </w:rPr>
              <w:t>9.2 Onboarding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AA2E" w14:textId="13248429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09" w:history="1">
            <w:r w:rsidRPr="000778FE">
              <w:rPr>
                <w:rStyle w:val="Hyperlink"/>
                <w:noProof/>
              </w:rPr>
              <w:t>9.3 Offboarding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93B2" w14:textId="39CF1FE5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10" w:history="1">
            <w:r w:rsidRPr="000778FE">
              <w:rPr>
                <w:rStyle w:val="Hyperlink"/>
                <w:noProof/>
              </w:rPr>
              <w:t>9.4 Certificate Renewal Procedure (PROD PFX)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E1E5" w14:textId="694BC3A1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11" w:history="1">
            <w:r w:rsidRPr="000778FE">
              <w:rPr>
                <w:rStyle w:val="Hyperlink"/>
                <w:noProof/>
              </w:rPr>
              <w:t>9.5 Entra ID App Registration (certificate-based MSAL) Rotation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B395" w14:textId="1002B391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712" w:history="1">
            <w:r w:rsidRPr="000778FE">
              <w:rPr>
                <w:rStyle w:val="Hyperlink"/>
                <w:noProof/>
              </w:rPr>
              <w:t>10. Compliance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271C" w14:textId="308466F6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13" w:history="1">
            <w:r w:rsidRPr="000778FE">
              <w:rPr>
                <w:rStyle w:val="Hyperlink"/>
                <w:noProof/>
              </w:rPr>
              <w:t>10.1 Retention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17B2" w14:textId="4D376372" w:rsidR="00D11BB8" w:rsidRDefault="00D11BB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930714" w:history="1">
            <w:r w:rsidRPr="000778FE">
              <w:rPr>
                <w:rStyle w:val="Hyperlink"/>
                <w:noProof/>
              </w:rPr>
              <w:t>10.2 Audit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B5D2" w14:textId="4751E54E" w:rsidR="00D11BB8" w:rsidRDefault="00D11BB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930715" w:history="1">
            <w:r w:rsidRPr="000778FE">
              <w:rPr>
                <w:rStyle w:val="Hyperlink"/>
                <w:noProof/>
              </w:rPr>
              <w:t>11. Known Issues &amp; Workarounds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1C7D" w14:textId="2BD6ADB0" w:rsidR="00D11BB8" w:rsidRDefault="00D11BB8">
          <w:r>
            <w:rPr>
              <w:b/>
              <w:bCs/>
              <w:noProof/>
            </w:rPr>
            <w:fldChar w:fldCharType="end"/>
          </w:r>
        </w:p>
      </w:sdtContent>
    </w:sdt>
    <w:p w14:paraId="2AF2D1B9" w14:textId="77777777" w:rsidR="00D11BB8" w:rsidRDefault="00D11BB8"/>
    <w:p w14:paraId="6569B964" w14:textId="77777777" w:rsidR="00D11BB8" w:rsidRDefault="00D11BB8"/>
    <w:p w14:paraId="4C3D4EC4" w14:textId="77777777" w:rsidR="00D11BB8" w:rsidRDefault="00D11BB8"/>
    <w:p w14:paraId="0D3D5A10" w14:textId="77777777" w:rsidR="00D11BB8" w:rsidRDefault="00D11BB8"/>
    <w:p w14:paraId="624B3E81" w14:textId="77777777" w:rsidR="00D11BB8" w:rsidRDefault="00D11BB8"/>
    <w:p w14:paraId="3ACAD4F0" w14:textId="77777777" w:rsidR="00D11BB8" w:rsidRDefault="00D11BB8"/>
    <w:p w14:paraId="503DAC13" w14:textId="77777777" w:rsidR="00D11BB8" w:rsidRDefault="00D11BB8"/>
    <w:p w14:paraId="21353AC0" w14:textId="77777777" w:rsidR="00D11BB8" w:rsidRDefault="00D11BB8"/>
    <w:p w14:paraId="45FDFEA3" w14:textId="77777777" w:rsidR="00D11BB8" w:rsidRDefault="00D11BB8"/>
    <w:p w14:paraId="7D71C899" w14:textId="77777777" w:rsidR="00D11BB8" w:rsidRDefault="00D11BB8"/>
    <w:p w14:paraId="029756B1" w14:textId="77777777" w:rsidR="00D11BB8" w:rsidRDefault="00D11BB8"/>
    <w:p w14:paraId="40C72DC0" w14:textId="77777777" w:rsidR="004B2CAC" w:rsidRDefault="00861F0F">
      <w:pPr>
        <w:pStyle w:val="Heading1"/>
      </w:pPr>
      <w:bookmarkStart w:id="1" w:name="_Toc227930669"/>
      <w:r>
        <w:lastRenderedPageBreak/>
        <w:t>1. Roles &amp; RACI</w:t>
      </w:r>
      <w:bookmarkEnd w:id="1"/>
    </w:p>
    <w:p w14:paraId="3432F538" w14:textId="77777777" w:rsidR="004B2CAC" w:rsidRDefault="00861F0F">
      <w:pPr>
        <w:pStyle w:val="Heading2"/>
      </w:pPr>
      <w:bookmarkStart w:id="2" w:name="_Toc227930670"/>
      <w:r>
        <w:t>1.1 Operational Roles</w:t>
      </w:r>
      <w:bookmarkEnd w:id="2"/>
    </w:p>
    <w:p w14:paraId="21F63059" w14:textId="77777777" w:rsidR="004B2CAC" w:rsidRDefault="00861F0F">
      <w:r>
        <w:t>The following roles are defined for ongoing MRMS operations. One person may hold multiple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32C619E1" w14:textId="77777777">
        <w:tc>
          <w:tcPr>
            <w:tcW w:w="2880" w:type="dxa"/>
          </w:tcPr>
          <w:p w14:paraId="7CA99959" w14:textId="77777777" w:rsidR="004B2CAC" w:rsidRDefault="00861F0F"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116CF56E" w14:textId="77777777" w:rsidR="004B2CAC" w:rsidRDefault="00861F0F">
            <w:pPr>
              <w:jc w:val="center"/>
            </w:pPr>
            <w:r>
              <w:rPr>
                <w:b/>
              </w:rPr>
              <w:t>Responsibilities</w:t>
            </w:r>
          </w:p>
        </w:tc>
        <w:tc>
          <w:tcPr>
            <w:tcW w:w="2880" w:type="dxa"/>
          </w:tcPr>
          <w:p w14:paraId="1C102773" w14:textId="77777777" w:rsidR="004B2CAC" w:rsidRDefault="00861F0F">
            <w:pPr>
              <w:jc w:val="center"/>
            </w:pPr>
            <w:r>
              <w:rPr>
                <w:b/>
              </w:rPr>
              <w:t>Current Owner</w:t>
            </w:r>
          </w:p>
        </w:tc>
      </w:tr>
      <w:tr w:rsidR="004B2CAC" w14:paraId="4938B0A6" w14:textId="77777777">
        <w:tc>
          <w:tcPr>
            <w:tcW w:w="2880" w:type="dxa"/>
          </w:tcPr>
          <w:p w14:paraId="74DBA1EE" w14:textId="77777777" w:rsidR="004B2CAC" w:rsidRDefault="00861F0F">
            <w:r>
              <w:t>Service Owner</w:t>
            </w:r>
          </w:p>
        </w:tc>
        <w:tc>
          <w:tcPr>
            <w:tcW w:w="2880" w:type="dxa"/>
          </w:tcPr>
          <w:p w14:paraId="28E01575" w14:textId="0FD05396" w:rsidR="004B2CAC" w:rsidRDefault="00861F0F">
            <w:r>
              <w:t xml:space="preserve">Accountable for MRMS availability, change </w:t>
            </w:r>
            <w:r w:rsidR="002057DE">
              <w:t>prioritization</w:t>
            </w:r>
            <w:r>
              <w:t>, stakeholder communication, and SLA compliance.</w:t>
            </w:r>
          </w:p>
        </w:tc>
        <w:tc>
          <w:tcPr>
            <w:tcW w:w="2880" w:type="dxa"/>
          </w:tcPr>
          <w:p w14:paraId="37A3F5DB" w14:textId="545750CA" w:rsidR="007D1CBB" w:rsidRDefault="007D1CBB">
            <w:r>
              <w:t>Alexandros Hoc</w:t>
            </w:r>
            <w:r w:rsidR="00CB4725">
              <w:t xml:space="preserve"> / </w:t>
            </w:r>
          </w:p>
          <w:p w14:paraId="281BAFEC" w14:textId="77777777" w:rsidR="004B2CAC" w:rsidRDefault="007D1CBB">
            <w:r>
              <w:rPr>
                <w:rFonts w:hint="eastAsia"/>
              </w:rPr>
              <w:t>Pritam Pawar</w:t>
            </w:r>
          </w:p>
        </w:tc>
      </w:tr>
      <w:tr w:rsidR="004B2CAC" w14:paraId="04670578" w14:textId="77777777">
        <w:tc>
          <w:tcPr>
            <w:tcW w:w="2880" w:type="dxa"/>
          </w:tcPr>
          <w:p w14:paraId="1EDDA7D3" w14:textId="77777777" w:rsidR="004B2CAC" w:rsidRDefault="00861F0F">
            <w:r>
              <w:t>Site Administrator</w:t>
            </w:r>
          </w:p>
        </w:tc>
        <w:tc>
          <w:tcPr>
            <w:tcW w:w="2880" w:type="dxa"/>
          </w:tcPr>
          <w:p w14:paraId="387C0320" w14:textId="77777777" w:rsidR="004B2CAC" w:rsidRDefault="00861F0F">
            <w:r>
              <w:t>Manages SharePoint site settings, permission groups, list schemas, and App Catalog. Executes SPFx deployments. Uses the PowerApps user management app for role assignments.</w:t>
            </w:r>
          </w:p>
        </w:tc>
        <w:tc>
          <w:tcPr>
            <w:tcW w:w="2880" w:type="dxa"/>
          </w:tcPr>
          <w:p w14:paraId="0890A251" w14:textId="77777777" w:rsidR="004B2CAC" w:rsidRDefault="007D1CBB">
            <w:r>
              <w:t>Pritam Pawar / MRMS Service Account</w:t>
            </w:r>
          </w:p>
          <w:p w14:paraId="2FAFC00A" w14:textId="2B4E6AE2" w:rsidR="00AF041E" w:rsidRDefault="00AF041E"/>
        </w:tc>
      </w:tr>
      <w:tr w:rsidR="004B2CAC" w14:paraId="0DA4E9B5" w14:textId="77777777">
        <w:tc>
          <w:tcPr>
            <w:tcW w:w="2880" w:type="dxa"/>
          </w:tcPr>
          <w:p w14:paraId="7F498B28" w14:textId="77777777" w:rsidR="004B2CAC" w:rsidRDefault="00861F0F">
            <w:r>
              <w:t>Flow Owner</w:t>
            </w:r>
          </w:p>
        </w:tc>
        <w:tc>
          <w:tcPr>
            <w:tcW w:w="2880" w:type="dxa"/>
          </w:tcPr>
          <w:p w14:paraId="436C7112" w14:textId="77777777" w:rsidR="004B2CAC" w:rsidRDefault="00861F0F">
            <w:r>
              <w:t>Owns Power Automate flow health, connection credentials, and re-connection after account changes. All PROD/UAT flow connections must be owned by the MRMS service account, not personal accounts.</w:t>
            </w:r>
          </w:p>
        </w:tc>
        <w:tc>
          <w:tcPr>
            <w:tcW w:w="2880" w:type="dxa"/>
          </w:tcPr>
          <w:p w14:paraId="323A9CFA" w14:textId="77777777" w:rsidR="004B2CAC" w:rsidRDefault="00861F0F">
            <w:r>
              <w:t>MRMS Service Account (</w:t>
            </w:r>
            <w:r w:rsidR="00AF041E">
              <w:t>Stage</w:t>
            </w:r>
            <w:r>
              <w:t>/UAT</w:t>
            </w:r>
            <w:r w:rsidR="00AF041E">
              <w:t>/Prod</w:t>
            </w:r>
            <w:r>
              <w:t>)</w:t>
            </w:r>
          </w:p>
        </w:tc>
      </w:tr>
      <w:tr w:rsidR="004B2CAC" w14:paraId="5A59BB50" w14:textId="77777777">
        <w:tc>
          <w:tcPr>
            <w:tcW w:w="2880" w:type="dxa"/>
          </w:tcPr>
          <w:p w14:paraId="0AA671CA" w14:textId="77777777" w:rsidR="004B2CAC" w:rsidRDefault="00861F0F">
            <w:r>
              <w:t>Configuration Manager</w:t>
            </w:r>
          </w:p>
        </w:tc>
        <w:tc>
          <w:tcPr>
            <w:tcW w:w="2880" w:type="dxa"/>
          </w:tcPr>
          <w:p w14:paraId="2E680C3B" w14:textId="77777777" w:rsidR="004B2CAC" w:rsidRDefault="00861F0F">
            <w:r>
              <w:t xml:space="preserve">Responsible for uploading updated </w:t>
            </w:r>
            <w:proofErr w:type="spellStart"/>
            <w:r>
              <w:t>CostRates</w:t>
            </w:r>
            <w:proofErr w:type="spellEnd"/>
            <w:r>
              <w:t xml:space="preserve"> workbooks to the </w:t>
            </w:r>
            <w:proofErr w:type="spellStart"/>
            <w:r>
              <w:t>CostRates</w:t>
            </w:r>
            <w:proofErr w:type="spellEnd"/>
            <w:r>
              <w:t xml:space="preserve"> library with correct </w:t>
            </w:r>
            <w:proofErr w:type="spellStart"/>
            <w:r>
              <w:t>TypeofFile</w:t>
            </w:r>
            <w:proofErr w:type="spellEnd"/>
            <w:r>
              <w:t xml:space="preserve">, </w:t>
            </w:r>
            <w:proofErr w:type="spellStart"/>
            <w:r>
              <w:t>EffectiveFromDate</w:t>
            </w:r>
            <w:proofErr w:type="spellEnd"/>
            <w:r>
              <w:t xml:space="preserve">, and </w:t>
            </w:r>
            <w:proofErr w:type="spellStart"/>
            <w:r>
              <w:t>ValidTillDate</w:t>
            </w:r>
            <w:proofErr w:type="spellEnd"/>
            <w:r>
              <w:t xml:space="preserve"> metadata. Only MRMS Owners group may upload.</w:t>
            </w:r>
          </w:p>
        </w:tc>
        <w:tc>
          <w:tcPr>
            <w:tcW w:w="2880" w:type="dxa"/>
          </w:tcPr>
          <w:p w14:paraId="68A9EF99" w14:textId="77777777" w:rsidR="004B2CAC" w:rsidRDefault="007D1CBB">
            <w:r>
              <w:t>Alexandros Hoc</w:t>
            </w:r>
          </w:p>
        </w:tc>
      </w:tr>
      <w:tr w:rsidR="004B2CAC" w14:paraId="71EE27DB" w14:textId="77777777">
        <w:tc>
          <w:tcPr>
            <w:tcW w:w="2880" w:type="dxa"/>
          </w:tcPr>
          <w:p w14:paraId="3F73DA22" w14:textId="77777777" w:rsidR="004B2CAC" w:rsidRDefault="00861F0F">
            <w:r>
              <w:t>Azure Functions Admin</w:t>
            </w:r>
          </w:p>
        </w:tc>
        <w:tc>
          <w:tcPr>
            <w:tcW w:w="2880" w:type="dxa"/>
          </w:tcPr>
          <w:p w14:paraId="5A841DAC" w14:textId="77777777" w:rsidR="004B2CAC" w:rsidRDefault="00861F0F">
            <w:r>
              <w:t>Manages the Azure Function App: application settings, runtime updates, certificate renewal, and manual code deployments via VS Code.</w:t>
            </w:r>
          </w:p>
        </w:tc>
        <w:tc>
          <w:tcPr>
            <w:tcW w:w="2880" w:type="dxa"/>
          </w:tcPr>
          <w:p w14:paraId="197328BA" w14:textId="77777777" w:rsidR="004B2CAC" w:rsidRDefault="007D1CBB">
            <w:r>
              <w:t>Pritam Pawar</w:t>
            </w:r>
          </w:p>
        </w:tc>
      </w:tr>
      <w:tr w:rsidR="004B2CAC" w14:paraId="53D07D7C" w14:textId="77777777">
        <w:tc>
          <w:tcPr>
            <w:tcW w:w="2880" w:type="dxa"/>
          </w:tcPr>
          <w:p w14:paraId="587BF6EA" w14:textId="77777777" w:rsidR="004B2CAC" w:rsidRDefault="00861F0F">
            <w:r>
              <w:t>Support</w:t>
            </w:r>
          </w:p>
        </w:tc>
        <w:tc>
          <w:tcPr>
            <w:tcW w:w="2880" w:type="dxa"/>
          </w:tcPr>
          <w:p w14:paraId="26BC60AD" w14:textId="77777777" w:rsidR="004B2CAC" w:rsidRDefault="007D1CBB" w:rsidP="007D1CBB">
            <w:r>
              <w:t>Code-level fixes, Azure Functions issues, architecture changes.</w:t>
            </w:r>
          </w:p>
        </w:tc>
        <w:tc>
          <w:tcPr>
            <w:tcW w:w="2880" w:type="dxa"/>
          </w:tcPr>
          <w:p w14:paraId="23D59561" w14:textId="77777777" w:rsidR="004B2CAC" w:rsidRDefault="007D1CBB">
            <w:r>
              <w:t>Development team</w:t>
            </w:r>
          </w:p>
        </w:tc>
      </w:tr>
    </w:tbl>
    <w:p w14:paraId="006AD053" w14:textId="77777777" w:rsidR="004B2CAC" w:rsidRDefault="00861F0F">
      <w:pPr>
        <w:pStyle w:val="Heading2"/>
      </w:pPr>
      <w:bookmarkStart w:id="3" w:name="_Toc227930671"/>
      <w:r>
        <w:lastRenderedPageBreak/>
        <w:t>1.2 RACI Matrix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179"/>
        <w:gridCol w:w="1234"/>
        <w:gridCol w:w="1168"/>
        <w:gridCol w:w="1474"/>
        <w:gridCol w:w="1167"/>
        <w:gridCol w:w="1226"/>
      </w:tblGrid>
      <w:tr w:rsidR="004B2CAC" w14:paraId="2EF986C8" w14:textId="77777777">
        <w:tc>
          <w:tcPr>
            <w:tcW w:w="1234" w:type="dxa"/>
          </w:tcPr>
          <w:p w14:paraId="1CC69E33" w14:textId="77777777" w:rsidR="004B2CAC" w:rsidRDefault="00861F0F">
            <w:pPr>
              <w:jc w:val="center"/>
            </w:pPr>
            <w:r>
              <w:rPr>
                <w:b/>
              </w:rPr>
              <w:t>Activity</w:t>
            </w:r>
          </w:p>
        </w:tc>
        <w:tc>
          <w:tcPr>
            <w:tcW w:w="1234" w:type="dxa"/>
          </w:tcPr>
          <w:p w14:paraId="0AAFDE27" w14:textId="77777777" w:rsidR="004B2CAC" w:rsidRDefault="00861F0F">
            <w:pPr>
              <w:jc w:val="center"/>
            </w:pPr>
            <w:r>
              <w:rPr>
                <w:b/>
              </w:rPr>
              <w:t>Service Owner</w:t>
            </w:r>
          </w:p>
        </w:tc>
        <w:tc>
          <w:tcPr>
            <w:tcW w:w="1234" w:type="dxa"/>
          </w:tcPr>
          <w:p w14:paraId="17EA320F" w14:textId="77777777" w:rsidR="004B2CAC" w:rsidRDefault="00861F0F">
            <w:pPr>
              <w:jc w:val="center"/>
            </w:pPr>
            <w:r>
              <w:rPr>
                <w:b/>
              </w:rPr>
              <w:t>Site Admin</w:t>
            </w:r>
          </w:p>
        </w:tc>
        <w:tc>
          <w:tcPr>
            <w:tcW w:w="1234" w:type="dxa"/>
          </w:tcPr>
          <w:p w14:paraId="0E8F27E8" w14:textId="77777777" w:rsidR="004B2CAC" w:rsidRDefault="00861F0F">
            <w:pPr>
              <w:jc w:val="center"/>
            </w:pPr>
            <w:r>
              <w:rPr>
                <w:b/>
              </w:rPr>
              <w:t>Flow Owner</w:t>
            </w:r>
          </w:p>
        </w:tc>
        <w:tc>
          <w:tcPr>
            <w:tcW w:w="1234" w:type="dxa"/>
          </w:tcPr>
          <w:p w14:paraId="24FA9ED3" w14:textId="77777777" w:rsidR="004B2CAC" w:rsidRDefault="00861F0F">
            <w:pPr>
              <w:jc w:val="center"/>
            </w:pPr>
            <w:r>
              <w:rPr>
                <w:b/>
              </w:rPr>
              <w:t>Config Manager</w:t>
            </w:r>
          </w:p>
        </w:tc>
        <w:tc>
          <w:tcPr>
            <w:tcW w:w="1234" w:type="dxa"/>
          </w:tcPr>
          <w:p w14:paraId="3DABD4F0" w14:textId="77777777" w:rsidR="004B2CAC" w:rsidRDefault="00861F0F">
            <w:pPr>
              <w:jc w:val="center"/>
            </w:pPr>
            <w:r>
              <w:rPr>
                <w:b/>
              </w:rPr>
              <w:t>Func Admin</w:t>
            </w:r>
          </w:p>
        </w:tc>
        <w:tc>
          <w:tcPr>
            <w:tcW w:w="1234" w:type="dxa"/>
          </w:tcPr>
          <w:p w14:paraId="0414D9F0" w14:textId="77777777" w:rsidR="004B2CAC" w:rsidRDefault="00861F0F">
            <w:pPr>
              <w:jc w:val="center"/>
            </w:pPr>
            <w:r>
              <w:rPr>
                <w:b/>
              </w:rPr>
              <w:t>L1/L2/L3</w:t>
            </w:r>
          </w:p>
        </w:tc>
      </w:tr>
      <w:tr w:rsidR="004B2CAC" w14:paraId="7F3EC534" w14:textId="77777777">
        <w:tc>
          <w:tcPr>
            <w:tcW w:w="1234" w:type="dxa"/>
          </w:tcPr>
          <w:p w14:paraId="35B48225" w14:textId="77777777" w:rsidR="004B2CAC" w:rsidRDefault="00861F0F">
            <w:r>
              <w:t>User access provisioning (PowerApps app)</w:t>
            </w:r>
          </w:p>
        </w:tc>
        <w:tc>
          <w:tcPr>
            <w:tcW w:w="1234" w:type="dxa"/>
          </w:tcPr>
          <w:p w14:paraId="68F196F6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17394D30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0C52DA8C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6196D17F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71EFEE85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1C9E480C" w14:textId="77777777" w:rsidR="004B2CAC" w:rsidRDefault="00861F0F">
            <w:r>
              <w:t>—</w:t>
            </w:r>
          </w:p>
        </w:tc>
      </w:tr>
      <w:tr w:rsidR="004B2CAC" w14:paraId="59E122F0" w14:textId="77777777">
        <w:tc>
          <w:tcPr>
            <w:tcW w:w="1234" w:type="dxa"/>
          </w:tcPr>
          <w:p w14:paraId="26205BB8" w14:textId="77777777" w:rsidR="004B2CAC" w:rsidRDefault="00861F0F">
            <w:r>
              <w:t>SharePoint group membership review</w:t>
            </w:r>
          </w:p>
        </w:tc>
        <w:tc>
          <w:tcPr>
            <w:tcW w:w="1234" w:type="dxa"/>
          </w:tcPr>
          <w:p w14:paraId="426B7730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2FC84202" w14:textId="2F150143" w:rsidR="004B2CAC" w:rsidRDefault="00861F0F">
            <w:r>
              <w:t>R</w:t>
            </w:r>
            <w:r w:rsidR="00F52B80">
              <w:t xml:space="preserve"> (technical)</w:t>
            </w:r>
          </w:p>
        </w:tc>
        <w:tc>
          <w:tcPr>
            <w:tcW w:w="1234" w:type="dxa"/>
          </w:tcPr>
          <w:p w14:paraId="30990AD6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7A4191D9" w14:textId="22A86ED4" w:rsidR="004B2CAC" w:rsidRDefault="00C1042F">
            <w:r>
              <w:t>R</w:t>
            </w:r>
            <w:r w:rsidR="00F52B80">
              <w:t xml:space="preserve"> (substantive)</w:t>
            </w:r>
          </w:p>
        </w:tc>
        <w:tc>
          <w:tcPr>
            <w:tcW w:w="1234" w:type="dxa"/>
          </w:tcPr>
          <w:p w14:paraId="4085376E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51AC4BB4" w14:textId="77777777" w:rsidR="004B2CAC" w:rsidRDefault="00861F0F">
            <w:r>
              <w:t>C</w:t>
            </w:r>
          </w:p>
        </w:tc>
      </w:tr>
      <w:tr w:rsidR="004B2CAC" w14:paraId="10683073" w14:textId="77777777">
        <w:tc>
          <w:tcPr>
            <w:tcW w:w="1234" w:type="dxa"/>
          </w:tcPr>
          <w:p w14:paraId="2D063644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workbook update</w:t>
            </w:r>
          </w:p>
        </w:tc>
        <w:tc>
          <w:tcPr>
            <w:tcW w:w="1234" w:type="dxa"/>
          </w:tcPr>
          <w:p w14:paraId="625CA9D0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17EB8BF9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42658927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4C4B71C3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05582275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212E831A" w14:textId="77777777" w:rsidR="004B2CAC" w:rsidRDefault="00861F0F">
            <w:r>
              <w:t>—</w:t>
            </w:r>
          </w:p>
        </w:tc>
      </w:tr>
      <w:tr w:rsidR="004B2CAC" w14:paraId="0F96506F" w14:textId="77777777">
        <w:tc>
          <w:tcPr>
            <w:tcW w:w="1234" w:type="dxa"/>
          </w:tcPr>
          <w:p w14:paraId="08176181" w14:textId="77777777" w:rsidR="004B2CAC" w:rsidRDefault="00861F0F">
            <w:r>
              <w:t>Power Automate flow health check</w:t>
            </w:r>
          </w:p>
        </w:tc>
        <w:tc>
          <w:tcPr>
            <w:tcW w:w="1234" w:type="dxa"/>
          </w:tcPr>
          <w:p w14:paraId="04044E69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3440BCA1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329145F4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0A3576D6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401CB760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28B3AA3B" w14:textId="77777777" w:rsidR="004B2CAC" w:rsidRDefault="00861F0F">
            <w:r>
              <w:t>C</w:t>
            </w:r>
          </w:p>
        </w:tc>
      </w:tr>
      <w:tr w:rsidR="004B2CAC" w14:paraId="6E63F5C0" w14:textId="77777777">
        <w:tc>
          <w:tcPr>
            <w:tcW w:w="1234" w:type="dxa"/>
          </w:tcPr>
          <w:p w14:paraId="1498723E" w14:textId="77777777" w:rsidR="004B2CAC" w:rsidRDefault="00861F0F">
            <w:r>
              <w:t>Flow connection renewal after account change</w:t>
            </w:r>
          </w:p>
        </w:tc>
        <w:tc>
          <w:tcPr>
            <w:tcW w:w="1234" w:type="dxa"/>
          </w:tcPr>
          <w:p w14:paraId="376365AD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7B407DAD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74226243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66208D76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09DFE214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6CF0D68E" w14:textId="77777777" w:rsidR="004B2CAC" w:rsidRDefault="00861F0F">
            <w:r>
              <w:t>—</w:t>
            </w:r>
          </w:p>
        </w:tc>
      </w:tr>
      <w:tr w:rsidR="004B2CAC" w14:paraId="7E180095" w14:textId="77777777">
        <w:tc>
          <w:tcPr>
            <w:tcW w:w="1234" w:type="dxa"/>
          </w:tcPr>
          <w:p w14:paraId="0BD7C3CF" w14:textId="77777777" w:rsidR="004B2CAC" w:rsidRDefault="00861F0F">
            <w:r>
              <w:t>SPFx deployment (new version)</w:t>
            </w:r>
          </w:p>
        </w:tc>
        <w:tc>
          <w:tcPr>
            <w:tcW w:w="1234" w:type="dxa"/>
          </w:tcPr>
          <w:p w14:paraId="6F7F95D1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0CA366EB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73AFFFBD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41F2E29B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1DEC3259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0954323D" w14:textId="77777777" w:rsidR="004B2CAC" w:rsidRDefault="00861F0F">
            <w:r>
              <w:t>—</w:t>
            </w:r>
          </w:p>
        </w:tc>
      </w:tr>
      <w:tr w:rsidR="004B2CAC" w14:paraId="4522DD0B" w14:textId="77777777">
        <w:tc>
          <w:tcPr>
            <w:tcW w:w="1234" w:type="dxa"/>
          </w:tcPr>
          <w:p w14:paraId="79DB5DB2" w14:textId="77777777" w:rsidR="004B2CAC" w:rsidRDefault="00861F0F">
            <w:r>
              <w:t>Azure Functions deployment</w:t>
            </w:r>
          </w:p>
        </w:tc>
        <w:tc>
          <w:tcPr>
            <w:tcW w:w="1234" w:type="dxa"/>
          </w:tcPr>
          <w:p w14:paraId="6FA66262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5D193905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2BAD528E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3344CDFB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719ED918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75FB4F6C" w14:textId="77777777" w:rsidR="004B2CAC" w:rsidRDefault="00861F0F">
            <w:r>
              <w:t>—</w:t>
            </w:r>
          </w:p>
        </w:tc>
      </w:tr>
      <w:tr w:rsidR="004B2CAC" w14:paraId="188C6F95" w14:textId="77777777">
        <w:tc>
          <w:tcPr>
            <w:tcW w:w="1234" w:type="dxa"/>
          </w:tcPr>
          <w:p w14:paraId="6586BDBE" w14:textId="77777777" w:rsidR="004B2CAC" w:rsidRDefault="00861F0F">
            <w:r>
              <w:t>Certificate renewal (PROD PFX)</w:t>
            </w:r>
          </w:p>
        </w:tc>
        <w:tc>
          <w:tcPr>
            <w:tcW w:w="1234" w:type="dxa"/>
          </w:tcPr>
          <w:p w14:paraId="7D2A1E8D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53E30314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46F9F9D8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7EF2BCAA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413CC6DC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53A5BE90" w14:textId="77777777" w:rsidR="004B2CAC" w:rsidRDefault="00861F0F">
            <w:r>
              <w:t>—</w:t>
            </w:r>
          </w:p>
        </w:tc>
      </w:tr>
      <w:tr w:rsidR="004B2CAC" w14:paraId="336DCEA7" w14:textId="77777777">
        <w:tc>
          <w:tcPr>
            <w:tcW w:w="1234" w:type="dxa"/>
          </w:tcPr>
          <w:p w14:paraId="5EA175BA" w14:textId="77777777" w:rsidR="004B2CAC" w:rsidRDefault="00861F0F">
            <w:r>
              <w:t>Incident triage and resolution</w:t>
            </w:r>
          </w:p>
        </w:tc>
        <w:tc>
          <w:tcPr>
            <w:tcW w:w="1234" w:type="dxa"/>
          </w:tcPr>
          <w:p w14:paraId="732E4F29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529FDBFE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59C7821A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55D70FB0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3681B086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285DD980" w14:textId="77777777" w:rsidR="004B2CAC" w:rsidRDefault="00861F0F">
            <w:r>
              <w:t>R</w:t>
            </w:r>
          </w:p>
        </w:tc>
      </w:tr>
      <w:tr w:rsidR="004B2CAC" w14:paraId="4E036FC4" w14:textId="77777777">
        <w:tc>
          <w:tcPr>
            <w:tcW w:w="1234" w:type="dxa"/>
          </w:tcPr>
          <w:p w14:paraId="169DBDA1" w14:textId="77777777" w:rsidR="004B2CAC" w:rsidRDefault="00861F0F">
            <w:r>
              <w:t>Error Logs review</w:t>
            </w:r>
          </w:p>
        </w:tc>
        <w:tc>
          <w:tcPr>
            <w:tcW w:w="1234" w:type="dxa"/>
          </w:tcPr>
          <w:p w14:paraId="3C807E9D" w14:textId="77777777" w:rsidR="004B2CAC" w:rsidRDefault="00861F0F">
            <w:r>
              <w:t>I</w:t>
            </w:r>
          </w:p>
        </w:tc>
        <w:tc>
          <w:tcPr>
            <w:tcW w:w="1234" w:type="dxa"/>
          </w:tcPr>
          <w:p w14:paraId="28861E8F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3C4F1F67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427488E3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0BB43779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1BC0C99E" w14:textId="77777777" w:rsidR="004B2CAC" w:rsidRDefault="00861F0F">
            <w:r>
              <w:t>R</w:t>
            </w:r>
          </w:p>
        </w:tc>
      </w:tr>
      <w:tr w:rsidR="004B2CAC" w14:paraId="3F555656" w14:textId="77777777">
        <w:tc>
          <w:tcPr>
            <w:tcW w:w="1234" w:type="dxa"/>
          </w:tcPr>
          <w:p w14:paraId="74E382F9" w14:textId="77777777" w:rsidR="004B2CAC" w:rsidRDefault="00861F0F">
            <w:r>
              <w:t>Post-deployment smoke test</w:t>
            </w:r>
          </w:p>
        </w:tc>
        <w:tc>
          <w:tcPr>
            <w:tcW w:w="1234" w:type="dxa"/>
          </w:tcPr>
          <w:p w14:paraId="57248351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2ECE93D1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46098727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7692AEEB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744D5FB5" w14:textId="77777777" w:rsidR="004B2CAC" w:rsidRDefault="00861F0F">
            <w:r>
              <w:t>C</w:t>
            </w:r>
          </w:p>
        </w:tc>
        <w:tc>
          <w:tcPr>
            <w:tcW w:w="1234" w:type="dxa"/>
          </w:tcPr>
          <w:p w14:paraId="575DAA26" w14:textId="77777777" w:rsidR="004B2CAC" w:rsidRDefault="00861F0F">
            <w:r>
              <w:t>—</w:t>
            </w:r>
          </w:p>
        </w:tc>
      </w:tr>
      <w:tr w:rsidR="004B2CAC" w14:paraId="42F541F2" w14:textId="77777777">
        <w:tc>
          <w:tcPr>
            <w:tcW w:w="1234" w:type="dxa"/>
          </w:tcPr>
          <w:p w14:paraId="47DDF59C" w14:textId="77777777" w:rsidR="004B2CAC" w:rsidRDefault="00861F0F">
            <w:r>
              <w:t>Quarterly access review</w:t>
            </w:r>
          </w:p>
        </w:tc>
        <w:tc>
          <w:tcPr>
            <w:tcW w:w="1234" w:type="dxa"/>
          </w:tcPr>
          <w:p w14:paraId="29244FBE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7113FF57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2737AC36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1DD653FC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42609F26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0FC63BEA" w14:textId="77777777" w:rsidR="004B2CAC" w:rsidRDefault="00861F0F">
            <w:r>
              <w:t>—</w:t>
            </w:r>
          </w:p>
        </w:tc>
      </w:tr>
      <w:tr w:rsidR="004B2CAC" w14:paraId="35DBC422" w14:textId="77777777">
        <w:tc>
          <w:tcPr>
            <w:tcW w:w="1234" w:type="dxa"/>
          </w:tcPr>
          <w:p w14:paraId="55EFB4C2" w14:textId="77777777" w:rsidR="004B2CAC" w:rsidRDefault="00861F0F">
            <w:r>
              <w:t xml:space="preserve">Annual </w:t>
            </w:r>
            <w:proofErr w:type="spellStart"/>
            <w:r>
              <w:t>CostRates</w:t>
            </w:r>
            <w:proofErr w:type="spellEnd"/>
            <w:r>
              <w:t xml:space="preserve"> update</w:t>
            </w:r>
          </w:p>
        </w:tc>
        <w:tc>
          <w:tcPr>
            <w:tcW w:w="1234" w:type="dxa"/>
          </w:tcPr>
          <w:p w14:paraId="67F65A21" w14:textId="77777777" w:rsidR="004B2CAC" w:rsidRDefault="00861F0F">
            <w:r>
              <w:t>A</w:t>
            </w:r>
          </w:p>
        </w:tc>
        <w:tc>
          <w:tcPr>
            <w:tcW w:w="1234" w:type="dxa"/>
          </w:tcPr>
          <w:p w14:paraId="70EC9427" w14:textId="77777777" w:rsidR="004B2CAC" w:rsidRDefault="00861F0F">
            <w:r>
              <w:t>I</w:t>
            </w:r>
          </w:p>
        </w:tc>
        <w:tc>
          <w:tcPr>
            <w:tcW w:w="1234" w:type="dxa"/>
          </w:tcPr>
          <w:p w14:paraId="3EFC9926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7B8C1FBE" w14:textId="77777777" w:rsidR="004B2CAC" w:rsidRDefault="00861F0F">
            <w:r>
              <w:t>R</w:t>
            </w:r>
          </w:p>
        </w:tc>
        <w:tc>
          <w:tcPr>
            <w:tcW w:w="1234" w:type="dxa"/>
          </w:tcPr>
          <w:p w14:paraId="49AAAD2A" w14:textId="77777777" w:rsidR="004B2CAC" w:rsidRDefault="00861F0F">
            <w:r>
              <w:t>—</w:t>
            </w:r>
          </w:p>
        </w:tc>
        <w:tc>
          <w:tcPr>
            <w:tcW w:w="1234" w:type="dxa"/>
          </w:tcPr>
          <w:p w14:paraId="33C208E3" w14:textId="77777777" w:rsidR="004B2CAC" w:rsidRDefault="00861F0F">
            <w:r>
              <w:t>—</w:t>
            </w:r>
          </w:p>
        </w:tc>
      </w:tr>
    </w:tbl>
    <w:p w14:paraId="4B0013C2" w14:textId="77777777" w:rsidR="004B2CAC" w:rsidRDefault="00861F0F">
      <w:r>
        <w:t>R = Responsible  |  A = Accountable  |  C = Consulted  |  I = Informed  |  — = Not involved</w:t>
      </w:r>
    </w:p>
    <w:p w14:paraId="5D02D749" w14:textId="77777777" w:rsidR="004B2CAC" w:rsidRDefault="00861F0F">
      <w:pPr>
        <w:pStyle w:val="Heading1"/>
      </w:pPr>
      <w:bookmarkStart w:id="4" w:name="_Toc227930672"/>
      <w:r>
        <w:lastRenderedPageBreak/>
        <w:t>2. Runbooks (Daily / Weekly / Monthly / Annual)</w:t>
      </w:r>
      <w:bookmarkEnd w:id="4"/>
    </w:p>
    <w:p w14:paraId="5109F53E" w14:textId="77777777" w:rsidR="004B2CAC" w:rsidRDefault="00861F0F">
      <w:pPr>
        <w:pStyle w:val="Heading2"/>
      </w:pPr>
      <w:bookmarkStart w:id="5" w:name="_Toc227930673"/>
      <w:r>
        <w:t>2.1 Daily Checks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5D2C5A58" w14:textId="77777777">
        <w:tc>
          <w:tcPr>
            <w:tcW w:w="2160" w:type="dxa"/>
          </w:tcPr>
          <w:p w14:paraId="061230AE" w14:textId="77777777" w:rsidR="004B2CAC" w:rsidRDefault="00861F0F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2160" w:type="dxa"/>
          </w:tcPr>
          <w:p w14:paraId="02E23EEF" w14:textId="77777777" w:rsidR="004B2CAC" w:rsidRDefault="00861F0F">
            <w:pPr>
              <w:jc w:val="center"/>
            </w:pPr>
            <w:r>
              <w:rPr>
                <w:b/>
              </w:rPr>
              <w:t>How</w:t>
            </w:r>
          </w:p>
        </w:tc>
        <w:tc>
          <w:tcPr>
            <w:tcW w:w="2160" w:type="dxa"/>
          </w:tcPr>
          <w:p w14:paraId="3C950162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14:paraId="3B62ED0A" w14:textId="77777777" w:rsidR="004B2CAC" w:rsidRDefault="00861F0F">
            <w:pPr>
              <w:jc w:val="center"/>
            </w:pPr>
            <w:r>
              <w:rPr>
                <w:b/>
              </w:rPr>
              <w:t>Action if Failed</w:t>
            </w:r>
          </w:p>
        </w:tc>
      </w:tr>
      <w:tr w:rsidR="004B2CAC" w14:paraId="3A30A327" w14:textId="77777777">
        <w:tc>
          <w:tcPr>
            <w:tcW w:w="2160" w:type="dxa"/>
          </w:tcPr>
          <w:p w14:paraId="0992C747" w14:textId="77777777" w:rsidR="004B2CAC" w:rsidRDefault="00861F0F">
            <w:r>
              <w:t>Power Automate flow run health</w:t>
            </w:r>
          </w:p>
        </w:tc>
        <w:tc>
          <w:tcPr>
            <w:tcW w:w="2160" w:type="dxa"/>
          </w:tcPr>
          <w:p w14:paraId="5EF39215" w14:textId="77777777" w:rsidR="004B2CAC" w:rsidRDefault="00861F0F">
            <w:r>
              <w:t>Power Platform Admin Centre → Flows → check for failed runs on MRMS -Resolution-WF and other active flows</w:t>
            </w:r>
          </w:p>
        </w:tc>
        <w:tc>
          <w:tcPr>
            <w:tcW w:w="2160" w:type="dxa"/>
          </w:tcPr>
          <w:p w14:paraId="41381EAC" w14:textId="77777777" w:rsidR="004B2CAC" w:rsidRDefault="00861F0F">
            <w:r>
              <w:t>Flow Owner</w:t>
            </w:r>
          </w:p>
        </w:tc>
        <w:tc>
          <w:tcPr>
            <w:tcW w:w="2160" w:type="dxa"/>
          </w:tcPr>
          <w:p w14:paraId="20FD8DAB" w14:textId="77777777" w:rsidR="004B2CAC" w:rsidRDefault="00861F0F">
            <w:r>
              <w:t>See Section 4 (Incident Response Playbooks) — Email Ingestion Failure playbook</w:t>
            </w:r>
          </w:p>
        </w:tc>
      </w:tr>
      <w:tr w:rsidR="004B2CAC" w14:paraId="4955F945" w14:textId="77777777">
        <w:tc>
          <w:tcPr>
            <w:tcW w:w="2160" w:type="dxa"/>
          </w:tcPr>
          <w:p w14:paraId="76EFD453" w14:textId="77777777" w:rsidR="004B2CAC" w:rsidRDefault="00861F0F">
            <w:r>
              <w:t>Azure Function cold-start / availability</w:t>
            </w:r>
          </w:p>
        </w:tc>
        <w:tc>
          <w:tcPr>
            <w:tcW w:w="2160" w:type="dxa"/>
          </w:tcPr>
          <w:p w14:paraId="69B16717" w14:textId="77777777" w:rsidR="004B2CAC" w:rsidRDefault="00861F0F">
            <w:r>
              <w:t>Azure Portal → Function App → Monitor → check for 5xx errors or timeouts in the last 24 hours</w:t>
            </w:r>
          </w:p>
        </w:tc>
        <w:tc>
          <w:tcPr>
            <w:tcW w:w="2160" w:type="dxa"/>
          </w:tcPr>
          <w:p w14:paraId="55CCCFC5" w14:textId="77777777" w:rsidR="004B2CAC" w:rsidRDefault="00861F0F">
            <w:r>
              <w:t>Azure Functions Admin</w:t>
            </w:r>
          </w:p>
        </w:tc>
        <w:tc>
          <w:tcPr>
            <w:tcW w:w="2160" w:type="dxa"/>
          </w:tcPr>
          <w:p w14:paraId="2D4BA06B" w14:textId="77777777" w:rsidR="004B2CAC" w:rsidRDefault="00861F0F">
            <w:r>
              <w:t>Check Application Insights logs. Re-deploy if code issue. Check Application Settings if auth error.</w:t>
            </w:r>
          </w:p>
        </w:tc>
      </w:tr>
      <w:tr w:rsidR="004B2CAC" w14:paraId="5ACBA995" w14:textId="77777777">
        <w:tc>
          <w:tcPr>
            <w:tcW w:w="2160" w:type="dxa"/>
          </w:tcPr>
          <w:p w14:paraId="0248A217" w14:textId="77777777" w:rsidR="004B2CAC" w:rsidRDefault="00861F0F">
            <w:r>
              <w:t>SharePoint site accessibility</w:t>
            </w:r>
          </w:p>
        </w:tc>
        <w:tc>
          <w:tcPr>
            <w:tcW w:w="2160" w:type="dxa"/>
          </w:tcPr>
          <w:p w14:paraId="377EED8D" w14:textId="77777777" w:rsidR="004B2CAC" w:rsidRDefault="00861F0F">
            <w:r>
              <w:t xml:space="preserve">Browse to each environment site and confirm it loads. Check </w:t>
            </w:r>
            <w:proofErr w:type="spellStart"/>
            <w:r>
              <w:t>PermissionCheck</w:t>
            </w:r>
            <w:proofErr w:type="spellEnd"/>
            <w:r>
              <w:t xml:space="preserve"> extension activates.</w:t>
            </w:r>
          </w:p>
        </w:tc>
        <w:tc>
          <w:tcPr>
            <w:tcW w:w="2160" w:type="dxa"/>
          </w:tcPr>
          <w:p w14:paraId="1B6BFF9C" w14:textId="77777777" w:rsidR="004B2CAC" w:rsidRDefault="00861F0F">
            <w:r>
              <w:t>Support</w:t>
            </w:r>
          </w:p>
        </w:tc>
        <w:tc>
          <w:tcPr>
            <w:tcW w:w="2160" w:type="dxa"/>
          </w:tcPr>
          <w:p w14:paraId="1939D5CC" w14:textId="77777777" w:rsidR="004B2CAC" w:rsidRDefault="00861F0F">
            <w:r>
              <w:t>Report to OICT if site is down. Check M365 Service Health dashboard.</w:t>
            </w:r>
          </w:p>
        </w:tc>
      </w:tr>
    </w:tbl>
    <w:p w14:paraId="523594FD" w14:textId="77777777" w:rsidR="004B2CAC" w:rsidRDefault="00861F0F">
      <w:pPr>
        <w:pStyle w:val="Heading2"/>
      </w:pPr>
      <w:bookmarkStart w:id="6" w:name="_Toc227930674"/>
      <w:r>
        <w:t>2.2 Weekly Checks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14"/>
        <w:gridCol w:w="2160"/>
        <w:gridCol w:w="2160"/>
      </w:tblGrid>
      <w:tr w:rsidR="004B2CAC" w14:paraId="503C3312" w14:textId="77777777">
        <w:tc>
          <w:tcPr>
            <w:tcW w:w="2160" w:type="dxa"/>
          </w:tcPr>
          <w:p w14:paraId="6CA1A245" w14:textId="77777777" w:rsidR="004B2CAC" w:rsidRDefault="00861F0F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2160" w:type="dxa"/>
          </w:tcPr>
          <w:p w14:paraId="0FDB34A5" w14:textId="77777777" w:rsidR="004B2CAC" w:rsidRDefault="00861F0F">
            <w:pPr>
              <w:jc w:val="center"/>
            </w:pPr>
            <w:r>
              <w:rPr>
                <w:b/>
              </w:rPr>
              <w:t>How</w:t>
            </w:r>
          </w:p>
        </w:tc>
        <w:tc>
          <w:tcPr>
            <w:tcW w:w="2160" w:type="dxa"/>
          </w:tcPr>
          <w:p w14:paraId="677F4FEB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14:paraId="1A29CA22" w14:textId="77777777" w:rsidR="004B2CAC" w:rsidRDefault="00861F0F">
            <w:pPr>
              <w:jc w:val="center"/>
            </w:pPr>
            <w:r>
              <w:rPr>
                <w:b/>
              </w:rPr>
              <w:t>Action if Failed</w:t>
            </w:r>
          </w:p>
        </w:tc>
      </w:tr>
      <w:tr w:rsidR="004B2CAC" w14:paraId="1CC85DB9" w14:textId="77777777">
        <w:tc>
          <w:tcPr>
            <w:tcW w:w="2160" w:type="dxa"/>
          </w:tcPr>
          <w:p w14:paraId="308026A3" w14:textId="77777777" w:rsidR="004B2CAC" w:rsidRDefault="00861F0F">
            <w:r>
              <w:t>Review MRMS Error Logs list</w:t>
            </w:r>
            <w:r w:rsidR="007D1CBB">
              <w:t xml:space="preserve"> (To be)</w:t>
            </w:r>
          </w:p>
        </w:tc>
        <w:tc>
          <w:tcPr>
            <w:tcW w:w="2160" w:type="dxa"/>
          </w:tcPr>
          <w:p w14:paraId="3F5700AC" w14:textId="77777777" w:rsidR="004B2CAC" w:rsidRDefault="00861F0F">
            <w:r>
              <w:t>SharePoint → MRMS site → Error Logs list → filter Severity = Error or Critical, Resolved = No</w:t>
            </w:r>
          </w:p>
        </w:tc>
        <w:tc>
          <w:tcPr>
            <w:tcW w:w="2160" w:type="dxa"/>
          </w:tcPr>
          <w:p w14:paraId="07C1AEF0" w14:textId="77777777" w:rsidR="004B2CAC" w:rsidRDefault="00861F0F">
            <w:r>
              <w:t>Support</w:t>
            </w:r>
          </w:p>
        </w:tc>
        <w:tc>
          <w:tcPr>
            <w:tcW w:w="2160" w:type="dxa"/>
          </w:tcPr>
          <w:p w14:paraId="2C60E89B" w14:textId="77777777" w:rsidR="004B2CAC" w:rsidRDefault="00861F0F">
            <w:r>
              <w:t>Investigate each unresolved Critical or Error entry. Assign to L3 if code-level fix needed. Mark Resolved once closed.</w:t>
            </w:r>
          </w:p>
        </w:tc>
      </w:tr>
      <w:tr w:rsidR="004B2CAC" w14:paraId="5EBCA938" w14:textId="77777777">
        <w:tc>
          <w:tcPr>
            <w:tcW w:w="2160" w:type="dxa"/>
          </w:tcPr>
          <w:p w14:paraId="4DC04CC3" w14:textId="77777777" w:rsidR="004B2CAC" w:rsidRDefault="00861F0F">
            <w:r>
              <w:t>Power Automate flow run history (28-day rolling)</w:t>
            </w:r>
          </w:p>
        </w:tc>
        <w:tc>
          <w:tcPr>
            <w:tcW w:w="2160" w:type="dxa"/>
          </w:tcPr>
          <w:p w14:paraId="654DA469" w14:textId="77777777" w:rsidR="004B2CAC" w:rsidRDefault="00861F0F">
            <w:r>
              <w:t>Power Automate → My Flows → select each MRMS flow → Run history → review error patterns</w:t>
            </w:r>
          </w:p>
        </w:tc>
        <w:tc>
          <w:tcPr>
            <w:tcW w:w="2160" w:type="dxa"/>
          </w:tcPr>
          <w:p w14:paraId="6EA94C99" w14:textId="77777777" w:rsidR="004B2CAC" w:rsidRDefault="00861F0F">
            <w:r>
              <w:t>Flow Owner</w:t>
            </w:r>
          </w:p>
        </w:tc>
        <w:tc>
          <w:tcPr>
            <w:tcW w:w="2160" w:type="dxa"/>
          </w:tcPr>
          <w:p w14:paraId="6FEC7E78" w14:textId="77777777" w:rsidR="004B2CAC" w:rsidRDefault="00861F0F">
            <w:r>
              <w:t>Identify recurring errors. Check if connection credentials need renewal. Escalate to L3 if persistent.</w:t>
            </w:r>
          </w:p>
        </w:tc>
      </w:tr>
      <w:tr w:rsidR="004B2CAC" w14:paraId="78B04CEB" w14:textId="77777777">
        <w:tc>
          <w:tcPr>
            <w:tcW w:w="2160" w:type="dxa"/>
          </w:tcPr>
          <w:p w14:paraId="06B4AB47" w14:textId="77777777" w:rsidR="004B2CAC" w:rsidRDefault="00861F0F">
            <w:r>
              <w:t xml:space="preserve">Check </w:t>
            </w:r>
            <w:proofErr w:type="spellStart"/>
            <w:r>
              <w:t>CostRates</w:t>
            </w:r>
            <w:proofErr w:type="spellEnd"/>
            <w:r>
              <w:t xml:space="preserve"> library — active file validity</w:t>
            </w:r>
          </w:p>
        </w:tc>
        <w:tc>
          <w:tcPr>
            <w:tcW w:w="2160" w:type="dxa"/>
          </w:tcPr>
          <w:p w14:paraId="5C1B85C7" w14:textId="77777777" w:rsidR="004B2CAC" w:rsidRDefault="00861F0F">
            <w:r>
              <w:t xml:space="preserve">SharePoint → </w:t>
            </w:r>
            <w:proofErr w:type="spellStart"/>
            <w:r>
              <w:t>CostRates</w:t>
            </w:r>
            <w:proofErr w:type="spellEnd"/>
            <w:r>
              <w:t xml:space="preserve"> library → verify at least one file has </w:t>
            </w:r>
            <w:proofErr w:type="spellStart"/>
            <w:r>
              <w:t>TypeofFile</w:t>
            </w:r>
            <w:proofErr w:type="spellEnd"/>
            <w:r>
              <w:t>=</w:t>
            </w:r>
            <w:proofErr w:type="spellStart"/>
            <w:r>
              <w:t>CostRates</w:t>
            </w:r>
            <w:proofErr w:type="spellEnd"/>
            <w:r>
              <w:t xml:space="preserve">, </w:t>
            </w:r>
            <w:proofErr w:type="spellStart"/>
            <w:r>
              <w:t>EffectiveFromDate</w:t>
            </w:r>
            <w:proofErr w:type="spellEnd"/>
            <w:r>
              <w:t xml:space="preserve"> &lt;= today &lt;= </w:t>
            </w:r>
            <w:proofErr w:type="spellStart"/>
            <w:r>
              <w:t>ValidTillDate</w:t>
            </w:r>
            <w:proofErr w:type="spellEnd"/>
          </w:p>
        </w:tc>
        <w:tc>
          <w:tcPr>
            <w:tcW w:w="2160" w:type="dxa"/>
          </w:tcPr>
          <w:p w14:paraId="26E80BF8" w14:textId="77777777" w:rsidR="004B2CAC" w:rsidRDefault="00861F0F">
            <w:r>
              <w:t>Config Manager</w:t>
            </w:r>
          </w:p>
        </w:tc>
        <w:tc>
          <w:tcPr>
            <w:tcW w:w="2160" w:type="dxa"/>
          </w:tcPr>
          <w:p w14:paraId="2F1FF96B" w14:textId="77777777" w:rsidR="004B2CAC" w:rsidRDefault="00861F0F">
            <w:r>
              <w:t xml:space="preserve">Upload a new </w:t>
            </w:r>
            <w:proofErr w:type="spellStart"/>
            <w:r>
              <w:t>CostRates</w:t>
            </w:r>
            <w:proofErr w:type="spellEnd"/>
            <w:r>
              <w:t xml:space="preserve"> file with correct dates. See Section 8.1 of the Deployment Guide.</w:t>
            </w:r>
          </w:p>
        </w:tc>
      </w:tr>
      <w:tr w:rsidR="004B2CAC" w14:paraId="39CDCE73" w14:textId="77777777">
        <w:tc>
          <w:tcPr>
            <w:tcW w:w="2160" w:type="dxa"/>
          </w:tcPr>
          <w:p w14:paraId="1E83C56A" w14:textId="77777777" w:rsidR="004B2CAC" w:rsidRDefault="00861F0F">
            <w:proofErr w:type="spellStart"/>
            <w:r>
              <w:t>AppResources</w:t>
            </w:r>
            <w:proofErr w:type="spellEnd"/>
            <w:r>
              <w:t xml:space="preserve"> CDN library sync</w:t>
            </w:r>
          </w:p>
        </w:tc>
        <w:tc>
          <w:tcPr>
            <w:tcW w:w="2160" w:type="dxa"/>
          </w:tcPr>
          <w:p w14:paraId="403938AB" w14:textId="77777777" w:rsidR="004B2CAC" w:rsidRDefault="00861F0F">
            <w:r>
              <w:t xml:space="preserve">Verify JS bundles in the </w:t>
            </w:r>
            <w:proofErr w:type="spellStart"/>
            <w:r>
              <w:t>AppResources</w:t>
            </w:r>
            <w:proofErr w:type="spellEnd"/>
            <w:r>
              <w:t xml:space="preserve"> </w:t>
            </w:r>
            <w:r>
              <w:lastRenderedPageBreak/>
              <w:t>library match the deployed SPFx version</w:t>
            </w:r>
          </w:p>
        </w:tc>
        <w:tc>
          <w:tcPr>
            <w:tcW w:w="2160" w:type="dxa"/>
          </w:tcPr>
          <w:p w14:paraId="6E3FC4B2" w14:textId="77777777" w:rsidR="004B2CAC" w:rsidRDefault="00861F0F">
            <w:r>
              <w:lastRenderedPageBreak/>
              <w:t>Site Administrator</w:t>
            </w:r>
          </w:p>
        </w:tc>
        <w:tc>
          <w:tcPr>
            <w:tcW w:w="2160" w:type="dxa"/>
          </w:tcPr>
          <w:p w14:paraId="1F69D2EF" w14:textId="77777777" w:rsidR="004B2CAC" w:rsidRDefault="00861F0F">
            <w:r>
              <w:t>Re-run the 'gulp upload-to-</w:t>
            </w:r>
            <w:proofErr w:type="spellStart"/>
            <w:r>
              <w:lastRenderedPageBreak/>
              <w:t>sharepoint</w:t>
            </w:r>
            <w:proofErr w:type="spellEnd"/>
            <w:r>
              <w:t>' task or trigger the Bitbucket pipeline.</w:t>
            </w:r>
          </w:p>
        </w:tc>
      </w:tr>
    </w:tbl>
    <w:p w14:paraId="2775F163" w14:textId="77777777" w:rsidR="004B2CAC" w:rsidRDefault="00861F0F">
      <w:pPr>
        <w:pStyle w:val="Heading2"/>
      </w:pPr>
      <w:bookmarkStart w:id="7" w:name="_Toc227930675"/>
      <w:r>
        <w:lastRenderedPageBreak/>
        <w:t>2.3 Monthly Checks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6544F1B9" w14:textId="77777777">
        <w:tc>
          <w:tcPr>
            <w:tcW w:w="2160" w:type="dxa"/>
          </w:tcPr>
          <w:p w14:paraId="72BA341C" w14:textId="77777777" w:rsidR="004B2CAC" w:rsidRDefault="00861F0F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2160" w:type="dxa"/>
          </w:tcPr>
          <w:p w14:paraId="6C6E0B82" w14:textId="77777777" w:rsidR="004B2CAC" w:rsidRDefault="00861F0F">
            <w:pPr>
              <w:jc w:val="center"/>
            </w:pPr>
            <w:r>
              <w:rPr>
                <w:b/>
              </w:rPr>
              <w:t>How</w:t>
            </w:r>
          </w:p>
        </w:tc>
        <w:tc>
          <w:tcPr>
            <w:tcW w:w="2160" w:type="dxa"/>
          </w:tcPr>
          <w:p w14:paraId="54BC6573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14:paraId="5A8CC3EB" w14:textId="77777777" w:rsidR="004B2CAC" w:rsidRDefault="00861F0F">
            <w:pPr>
              <w:jc w:val="center"/>
            </w:pPr>
            <w:r>
              <w:rPr>
                <w:b/>
              </w:rPr>
              <w:t>Action if Failed</w:t>
            </w:r>
          </w:p>
        </w:tc>
      </w:tr>
      <w:tr w:rsidR="004B2CAC" w14:paraId="2E1DC81E" w14:textId="77777777">
        <w:tc>
          <w:tcPr>
            <w:tcW w:w="2160" w:type="dxa"/>
          </w:tcPr>
          <w:p w14:paraId="20FA40DE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file expiry review</w:t>
            </w:r>
          </w:p>
        </w:tc>
        <w:tc>
          <w:tcPr>
            <w:tcW w:w="2160" w:type="dxa"/>
          </w:tcPr>
          <w:p w14:paraId="3B974563" w14:textId="77777777" w:rsidR="004B2CAC" w:rsidRDefault="00861F0F">
            <w:r>
              <w:t xml:space="preserve">Check </w:t>
            </w:r>
            <w:proofErr w:type="spellStart"/>
            <w:r>
              <w:t>ValidTillDate</w:t>
            </w:r>
            <w:proofErr w:type="spellEnd"/>
            <w:r>
              <w:t xml:space="preserve"> on all files in the </w:t>
            </w:r>
            <w:proofErr w:type="spellStart"/>
            <w:r>
              <w:t>CostRates</w:t>
            </w:r>
            <w:proofErr w:type="spellEnd"/>
            <w:r>
              <w:t xml:space="preserve"> library. Ensure no gap in coverage for the next 30 days.</w:t>
            </w:r>
          </w:p>
        </w:tc>
        <w:tc>
          <w:tcPr>
            <w:tcW w:w="2160" w:type="dxa"/>
          </w:tcPr>
          <w:p w14:paraId="354DBE68" w14:textId="77777777" w:rsidR="004B2CAC" w:rsidRDefault="00861F0F">
            <w:r>
              <w:t>Config Manager</w:t>
            </w:r>
          </w:p>
        </w:tc>
        <w:tc>
          <w:tcPr>
            <w:tcW w:w="2160" w:type="dxa"/>
          </w:tcPr>
          <w:p w14:paraId="028E74A6" w14:textId="77777777" w:rsidR="004B2CAC" w:rsidRDefault="00861F0F">
            <w:r>
              <w:t xml:space="preserve">Prepare and upload new </w:t>
            </w:r>
            <w:proofErr w:type="spellStart"/>
            <w:r>
              <w:t>CostRates</w:t>
            </w:r>
            <w:proofErr w:type="spellEnd"/>
            <w:r>
              <w:t xml:space="preserve"> workbook before the expiry date.</w:t>
            </w:r>
          </w:p>
        </w:tc>
      </w:tr>
      <w:tr w:rsidR="004B2CAC" w14:paraId="2F5F2104" w14:textId="77777777">
        <w:tc>
          <w:tcPr>
            <w:tcW w:w="2160" w:type="dxa"/>
          </w:tcPr>
          <w:p w14:paraId="4792E923" w14:textId="77777777" w:rsidR="004B2CAC" w:rsidRDefault="00861F0F">
            <w:r>
              <w:t>SharePoint storage quota</w:t>
            </w:r>
          </w:p>
        </w:tc>
        <w:tc>
          <w:tcPr>
            <w:tcW w:w="2160" w:type="dxa"/>
          </w:tcPr>
          <w:p w14:paraId="6A06C412" w14:textId="77777777" w:rsidR="004B2CAC" w:rsidRDefault="00861F0F">
            <w:r>
              <w:t>M365 Admin Centre → SharePoint → Active sites → check site storage for each environment</w:t>
            </w:r>
          </w:p>
        </w:tc>
        <w:tc>
          <w:tcPr>
            <w:tcW w:w="2160" w:type="dxa"/>
          </w:tcPr>
          <w:p w14:paraId="209CD702" w14:textId="77777777" w:rsidR="004B2CAC" w:rsidRDefault="00861F0F">
            <w:r>
              <w:t>Site Administrator</w:t>
            </w:r>
          </w:p>
        </w:tc>
        <w:tc>
          <w:tcPr>
            <w:tcW w:w="2160" w:type="dxa"/>
          </w:tcPr>
          <w:p w14:paraId="3BF133DB" w14:textId="77777777" w:rsidR="004B2CAC" w:rsidRDefault="00861F0F">
            <w:r>
              <w:t>Request quota increase from OICT if &gt; 80% used. Archive old document versions where appropriate.</w:t>
            </w:r>
          </w:p>
        </w:tc>
      </w:tr>
      <w:tr w:rsidR="004B2CAC" w14:paraId="1A712CFB" w14:textId="77777777">
        <w:tc>
          <w:tcPr>
            <w:tcW w:w="2160" w:type="dxa"/>
          </w:tcPr>
          <w:p w14:paraId="6F8262BA" w14:textId="77777777" w:rsidR="004B2CAC" w:rsidRDefault="00861F0F">
            <w:r>
              <w:t>Azure Function App active certificate expiry</w:t>
            </w:r>
          </w:p>
        </w:tc>
        <w:tc>
          <w:tcPr>
            <w:tcW w:w="2160" w:type="dxa"/>
          </w:tcPr>
          <w:p w14:paraId="78127653" w14:textId="31899C36" w:rsidR="004B2CAC" w:rsidRDefault="00861F0F">
            <w:r>
              <w:t xml:space="preserve">Azure Portal → Function App → Configuration → check </w:t>
            </w:r>
            <w:del w:id="8" w:author="Pritam Abhiman Pawar" w:date="2026-04-27T11:38:00Z" w16du:dateUtc="2026-04-27T09:38:00Z">
              <w:r w:rsidDel="00707498">
                <w:delText>uat_CertPassword /</w:delText>
              </w:r>
            </w:del>
            <w:r>
              <w:t xml:space="preserve"> Key Vault reference; check certificate expiry date in Azure Key Vault</w:t>
            </w:r>
          </w:p>
        </w:tc>
        <w:tc>
          <w:tcPr>
            <w:tcW w:w="2160" w:type="dxa"/>
          </w:tcPr>
          <w:p w14:paraId="7752389F" w14:textId="77777777" w:rsidR="004B2CAC" w:rsidRDefault="00861F0F">
            <w:r>
              <w:t>Azure Functions Admin</w:t>
            </w:r>
          </w:p>
        </w:tc>
        <w:tc>
          <w:tcPr>
            <w:tcW w:w="2160" w:type="dxa"/>
          </w:tcPr>
          <w:p w14:paraId="28533050" w14:textId="77777777" w:rsidR="004B2CAC" w:rsidRDefault="00861F0F">
            <w:r>
              <w:t>Renew certificate minimum 30 days before expiry. See Section 9.4 of this guide.</w:t>
            </w:r>
          </w:p>
        </w:tc>
      </w:tr>
      <w:tr w:rsidR="004B2CAC" w14:paraId="098A4788" w14:textId="77777777">
        <w:tc>
          <w:tcPr>
            <w:tcW w:w="2160" w:type="dxa"/>
          </w:tcPr>
          <w:p w14:paraId="02D74A57" w14:textId="77777777" w:rsidR="004B2CAC" w:rsidRDefault="00861F0F">
            <w:r>
              <w:t>Error Logs size check</w:t>
            </w:r>
          </w:p>
        </w:tc>
        <w:tc>
          <w:tcPr>
            <w:tcW w:w="2160" w:type="dxa"/>
          </w:tcPr>
          <w:p w14:paraId="184BA514" w14:textId="77777777" w:rsidR="004B2CAC" w:rsidRDefault="00861F0F">
            <w:r>
              <w:t>SharePoint → Error Logs list → List Settings → check item count</w:t>
            </w:r>
          </w:p>
        </w:tc>
        <w:tc>
          <w:tcPr>
            <w:tcW w:w="2160" w:type="dxa"/>
          </w:tcPr>
          <w:p w14:paraId="2908AFF5" w14:textId="77777777" w:rsidR="004B2CAC" w:rsidRDefault="00861F0F">
            <w:r>
              <w:t>Support</w:t>
            </w:r>
          </w:p>
        </w:tc>
        <w:tc>
          <w:tcPr>
            <w:tcW w:w="2160" w:type="dxa"/>
          </w:tcPr>
          <w:p w14:paraId="4D53239E" w14:textId="77777777" w:rsidR="004B2CAC" w:rsidRDefault="00861F0F">
            <w:r>
              <w:t>Delete or archive resolved entries older than 6 months to manage list size.</w:t>
            </w:r>
          </w:p>
        </w:tc>
      </w:tr>
      <w:tr w:rsidR="004B2CAC" w14:paraId="140AC7E1" w14:textId="77777777">
        <w:tc>
          <w:tcPr>
            <w:tcW w:w="2160" w:type="dxa"/>
          </w:tcPr>
          <w:p w14:paraId="18E6EBCC" w14:textId="77777777" w:rsidR="004B2CAC" w:rsidRDefault="00861F0F">
            <w:r>
              <w:t>Review flow connection ownership</w:t>
            </w:r>
          </w:p>
        </w:tc>
        <w:tc>
          <w:tcPr>
            <w:tcW w:w="2160" w:type="dxa"/>
          </w:tcPr>
          <w:p w14:paraId="6DF0BE35" w14:textId="77777777" w:rsidR="004B2CAC" w:rsidRDefault="00861F0F">
            <w:r>
              <w:t>Power Automate → Connections → verify all PROD/UAT connections are owned by the MRMS service account</w:t>
            </w:r>
          </w:p>
        </w:tc>
        <w:tc>
          <w:tcPr>
            <w:tcW w:w="2160" w:type="dxa"/>
          </w:tcPr>
          <w:p w14:paraId="47BDF3EF" w14:textId="77777777" w:rsidR="004B2CAC" w:rsidRDefault="00861F0F">
            <w:r>
              <w:t>Flow Owner</w:t>
            </w:r>
          </w:p>
        </w:tc>
        <w:tc>
          <w:tcPr>
            <w:tcW w:w="2160" w:type="dxa"/>
          </w:tcPr>
          <w:p w14:paraId="5D43FB41" w14:textId="77777777" w:rsidR="004B2CAC" w:rsidRDefault="00861F0F">
            <w:r>
              <w:t>Transfer connection ownership to the MRMS service account if any are owned by personal accounts.</w:t>
            </w:r>
          </w:p>
        </w:tc>
      </w:tr>
    </w:tbl>
    <w:p w14:paraId="7CA2BF5A" w14:textId="2F6DDCA0" w:rsidR="004B2CAC" w:rsidRDefault="00861F0F">
      <w:pPr>
        <w:pStyle w:val="Heading2"/>
      </w:pPr>
      <w:bookmarkStart w:id="9" w:name="_Toc227930676"/>
      <w:r>
        <w:t>2.4 Annual / Bienni</w:t>
      </w:r>
      <w:r w:rsidR="006A1DEF">
        <w:t>al</w:t>
      </w:r>
      <w:r>
        <w:t xml:space="preserve"> Checks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998"/>
        <w:gridCol w:w="2018"/>
        <w:gridCol w:w="2864"/>
      </w:tblGrid>
      <w:tr w:rsidR="004B2CAC" w14:paraId="0EECEC83" w14:textId="77777777">
        <w:tc>
          <w:tcPr>
            <w:tcW w:w="2160" w:type="dxa"/>
          </w:tcPr>
          <w:p w14:paraId="0A93DDE1" w14:textId="77777777" w:rsidR="004B2CAC" w:rsidRDefault="00861F0F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2160" w:type="dxa"/>
          </w:tcPr>
          <w:p w14:paraId="65B3AFB7" w14:textId="77777777" w:rsidR="004B2CAC" w:rsidRDefault="00861F0F">
            <w:pPr>
              <w:jc w:val="center"/>
            </w:pPr>
            <w:r>
              <w:rPr>
                <w:b/>
              </w:rPr>
              <w:t>How</w:t>
            </w:r>
          </w:p>
        </w:tc>
        <w:tc>
          <w:tcPr>
            <w:tcW w:w="2160" w:type="dxa"/>
          </w:tcPr>
          <w:p w14:paraId="3968FB6A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14:paraId="0B81D59F" w14:textId="77777777" w:rsidR="004B2CAC" w:rsidRDefault="00861F0F">
            <w:pPr>
              <w:jc w:val="center"/>
            </w:pPr>
            <w:r>
              <w:rPr>
                <w:b/>
              </w:rPr>
              <w:t>Action if Failed</w:t>
            </w:r>
          </w:p>
        </w:tc>
      </w:tr>
      <w:tr w:rsidR="004B2CAC" w14:paraId="1E798704" w14:textId="77777777">
        <w:tc>
          <w:tcPr>
            <w:tcW w:w="2160" w:type="dxa"/>
          </w:tcPr>
          <w:p w14:paraId="323A1676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workbook annual update</w:t>
            </w:r>
          </w:p>
        </w:tc>
        <w:tc>
          <w:tcPr>
            <w:tcW w:w="2160" w:type="dxa"/>
          </w:tcPr>
          <w:p w14:paraId="797C8188" w14:textId="77777777" w:rsidR="004B2CAC" w:rsidRDefault="00861F0F">
            <w:r>
              <w:t xml:space="preserve">Coordinate with Config Manager to update all mandatory sheets: Salary scales, Travel rates, DSA rates, Exchange rates, OS values, RE values. See </w:t>
            </w:r>
            <w:r>
              <w:lastRenderedPageBreak/>
              <w:t>Design Document Section 5.3.</w:t>
            </w:r>
          </w:p>
        </w:tc>
        <w:tc>
          <w:tcPr>
            <w:tcW w:w="2160" w:type="dxa"/>
          </w:tcPr>
          <w:p w14:paraId="3882485A" w14:textId="77777777" w:rsidR="004B2CAC" w:rsidRDefault="00861F0F">
            <w:r>
              <w:lastRenderedPageBreak/>
              <w:t>Config Manager</w:t>
            </w:r>
          </w:p>
        </w:tc>
        <w:tc>
          <w:tcPr>
            <w:tcW w:w="2160" w:type="dxa"/>
          </w:tcPr>
          <w:p w14:paraId="791E679A" w14:textId="77777777" w:rsidR="004B2CAC" w:rsidRDefault="00861F0F">
            <w:r>
              <w:t>Blocked PBI and OS generation if rates are outdated. Escalate to Service Owner.</w:t>
            </w:r>
          </w:p>
        </w:tc>
      </w:tr>
      <w:tr w:rsidR="004B2CAC" w14:paraId="10FC045D" w14:textId="77777777">
        <w:tc>
          <w:tcPr>
            <w:tcW w:w="2160" w:type="dxa"/>
          </w:tcPr>
          <w:p w14:paraId="373D78E6" w14:textId="77777777" w:rsidR="004B2CAC" w:rsidRDefault="00861F0F">
            <w:r>
              <w:t>App Registration client secret rotation</w:t>
            </w:r>
          </w:p>
        </w:tc>
        <w:tc>
          <w:tcPr>
            <w:tcW w:w="2160" w:type="dxa"/>
          </w:tcPr>
          <w:p w14:paraId="4C53DE3B" w14:textId="77777777" w:rsidR="004B2CAC" w:rsidRDefault="00861F0F">
            <w:r>
              <w:t>Azure Portal → Entra ID → App Registrations → MRMS-DEV / MRMS-UAT → Certificates &amp; secrets → check expiry</w:t>
            </w:r>
          </w:p>
        </w:tc>
        <w:tc>
          <w:tcPr>
            <w:tcW w:w="2160" w:type="dxa"/>
          </w:tcPr>
          <w:p w14:paraId="48814CA2" w14:textId="77777777" w:rsidR="004B2CAC" w:rsidRDefault="00861F0F">
            <w:r>
              <w:t>Azure Functions Admin</w:t>
            </w:r>
          </w:p>
        </w:tc>
        <w:tc>
          <w:tcPr>
            <w:tcW w:w="2160" w:type="dxa"/>
          </w:tcPr>
          <w:p w14:paraId="2365BC78" w14:textId="76BCDD98" w:rsidR="004B2CAC" w:rsidRDefault="00861F0F">
            <w:r>
              <w:t xml:space="preserve">Create new secret before expiry. Update </w:t>
            </w:r>
            <w:del w:id="10" w:author="Pritam Abhiman Pawar" w:date="2026-04-27T11:38:00Z" w16du:dateUtc="2026-04-27T09:38:00Z">
              <w:r w:rsidDel="00CF74E0">
                <w:delText>uat_CertPassword</w:delText>
              </w:r>
            </w:del>
            <w:ins w:id="11" w:author="Pritam Abhiman Pawar" w:date="2026-04-27T11:38:00Z" w16du:dateUtc="2026-04-27T09:38:00Z">
              <w:r w:rsidR="00CF74E0">
                <w:t>certificate</w:t>
              </w:r>
            </w:ins>
            <w:r>
              <w:t xml:space="preserve"> in Azure Function Application Settings. Update Bitbucket pipeline variables</w:t>
            </w:r>
            <w:r w:rsidR="00CF74E0">
              <w:t>.</w:t>
            </w:r>
          </w:p>
        </w:tc>
      </w:tr>
      <w:tr w:rsidR="004B2CAC" w14:paraId="6CC90511" w14:textId="77777777">
        <w:tc>
          <w:tcPr>
            <w:tcW w:w="2160" w:type="dxa"/>
          </w:tcPr>
          <w:p w14:paraId="2F40232D" w14:textId="77777777" w:rsidR="004B2CAC" w:rsidRDefault="00861F0F">
            <w:r>
              <w:t>SharePoint permission model review</w:t>
            </w:r>
          </w:p>
        </w:tc>
        <w:tc>
          <w:tcPr>
            <w:tcW w:w="2160" w:type="dxa"/>
          </w:tcPr>
          <w:p w14:paraId="4A924273" w14:textId="77777777" w:rsidR="004B2CAC" w:rsidRDefault="00861F0F">
            <w:r>
              <w:t>Site Settings → People and Groups → review all group members against current staff lists</w:t>
            </w:r>
          </w:p>
        </w:tc>
        <w:tc>
          <w:tcPr>
            <w:tcW w:w="2160" w:type="dxa"/>
          </w:tcPr>
          <w:p w14:paraId="680C0C18" w14:textId="77777777" w:rsidR="004B2CAC" w:rsidRDefault="00861F0F">
            <w:r>
              <w:t>Site Administrator</w:t>
            </w:r>
          </w:p>
        </w:tc>
        <w:tc>
          <w:tcPr>
            <w:tcW w:w="2160" w:type="dxa"/>
          </w:tcPr>
          <w:p w14:paraId="3138D826" w14:textId="77777777" w:rsidR="004B2CAC" w:rsidRDefault="00861F0F">
            <w:r>
              <w:t>Remove leavers. Ensure Focal Points are up to date to manage the PowerApps user management app.</w:t>
            </w:r>
          </w:p>
        </w:tc>
      </w:tr>
    </w:tbl>
    <w:p w14:paraId="76D44027" w14:textId="4B5375B2" w:rsidR="004B2CAC" w:rsidRDefault="00861F0F">
      <w:pPr>
        <w:pStyle w:val="Heading1"/>
      </w:pPr>
      <w:bookmarkStart w:id="12" w:name="_Toc227930677"/>
      <w:r>
        <w:t>3. Monitoring &amp; Alerting</w:t>
      </w:r>
      <w:bookmarkEnd w:id="12"/>
    </w:p>
    <w:p w14:paraId="47AE166C" w14:textId="77777777" w:rsidR="004B2CAC" w:rsidRDefault="00861F0F">
      <w:pPr>
        <w:pStyle w:val="Heading2"/>
      </w:pPr>
      <w:bookmarkStart w:id="13" w:name="_Toc227930678"/>
      <w:r>
        <w:t>3.1 Monitoring Points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6F4134A0" w14:textId="77777777">
        <w:tc>
          <w:tcPr>
            <w:tcW w:w="2160" w:type="dxa"/>
          </w:tcPr>
          <w:p w14:paraId="7C9F099E" w14:textId="77777777" w:rsidR="004B2CAC" w:rsidRDefault="00861F0F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C40F12C" w14:textId="77777777" w:rsidR="004B2CAC" w:rsidRDefault="00861F0F">
            <w:pPr>
              <w:jc w:val="center"/>
            </w:pPr>
            <w:r>
              <w:rPr>
                <w:b/>
              </w:rPr>
              <w:t>What to Monitor</w:t>
            </w:r>
          </w:p>
        </w:tc>
        <w:tc>
          <w:tcPr>
            <w:tcW w:w="2160" w:type="dxa"/>
          </w:tcPr>
          <w:p w14:paraId="62713213" w14:textId="77777777" w:rsidR="004B2CAC" w:rsidRDefault="00861F0F">
            <w:pPr>
              <w:jc w:val="center"/>
            </w:pPr>
            <w:r>
              <w:rPr>
                <w:b/>
              </w:rPr>
              <w:t>Tool / Location</w:t>
            </w:r>
          </w:p>
        </w:tc>
        <w:tc>
          <w:tcPr>
            <w:tcW w:w="2160" w:type="dxa"/>
          </w:tcPr>
          <w:p w14:paraId="2B9ADDF1" w14:textId="77777777" w:rsidR="004B2CAC" w:rsidRDefault="00861F0F">
            <w:pPr>
              <w:jc w:val="center"/>
            </w:pPr>
            <w:r>
              <w:rPr>
                <w:b/>
              </w:rPr>
              <w:t>Alert Threshold</w:t>
            </w:r>
          </w:p>
        </w:tc>
      </w:tr>
      <w:tr w:rsidR="004B2CAC" w14:paraId="0C9B497A" w14:textId="77777777">
        <w:tc>
          <w:tcPr>
            <w:tcW w:w="2160" w:type="dxa"/>
          </w:tcPr>
          <w:p w14:paraId="338CC24E" w14:textId="77777777" w:rsidR="004B2CAC" w:rsidRDefault="00861F0F">
            <w:r>
              <w:t>Power Automate — MRMS -Resolution-WF</w:t>
            </w:r>
          </w:p>
        </w:tc>
        <w:tc>
          <w:tcPr>
            <w:tcW w:w="2160" w:type="dxa"/>
          </w:tcPr>
          <w:p w14:paraId="3A06FEA2" w14:textId="77777777" w:rsidR="004B2CAC" w:rsidRDefault="00861F0F">
            <w:r>
              <w:t>Failed flow runs</w:t>
            </w:r>
          </w:p>
        </w:tc>
        <w:tc>
          <w:tcPr>
            <w:tcW w:w="2160" w:type="dxa"/>
          </w:tcPr>
          <w:p w14:paraId="39634D97" w14:textId="77777777" w:rsidR="004B2CAC" w:rsidRDefault="00861F0F">
            <w:r>
              <w:t>Power Platform Admin Centre → Flow run history; or email notification configured in flow error branch</w:t>
            </w:r>
          </w:p>
        </w:tc>
        <w:tc>
          <w:tcPr>
            <w:tcW w:w="2160" w:type="dxa"/>
          </w:tcPr>
          <w:p w14:paraId="31A4714C" w14:textId="77777777" w:rsidR="004B2CAC" w:rsidRDefault="00861F0F">
            <w:r>
              <w:t>Any single failure → investigate within 1 business day</w:t>
            </w:r>
          </w:p>
        </w:tc>
      </w:tr>
      <w:tr w:rsidR="004B2CAC" w14:paraId="33C4EFD6" w14:textId="77777777">
        <w:tc>
          <w:tcPr>
            <w:tcW w:w="2160" w:type="dxa"/>
          </w:tcPr>
          <w:p w14:paraId="3C5E9122" w14:textId="77777777" w:rsidR="004B2CAC" w:rsidRDefault="00861F0F">
            <w:r>
              <w:t>Power Automate — all MRMS flows</w:t>
            </w:r>
          </w:p>
        </w:tc>
        <w:tc>
          <w:tcPr>
            <w:tcW w:w="2160" w:type="dxa"/>
          </w:tcPr>
          <w:p w14:paraId="12F28797" w14:textId="77777777" w:rsidR="004B2CAC" w:rsidRDefault="00861F0F">
            <w:r>
              <w:t>Success rate over 7-day rolling window</w:t>
            </w:r>
          </w:p>
        </w:tc>
        <w:tc>
          <w:tcPr>
            <w:tcW w:w="2160" w:type="dxa"/>
          </w:tcPr>
          <w:p w14:paraId="7D487535" w14:textId="77777777" w:rsidR="004B2CAC" w:rsidRDefault="00861F0F">
            <w:r>
              <w:t>Power Platform Admin Centre</w:t>
            </w:r>
          </w:p>
        </w:tc>
        <w:tc>
          <w:tcPr>
            <w:tcW w:w="2160" w:type="dxa"/>
          </w:tcPr>
          <w:p w14:paraId="5FC56BC9" w14:textId="77777777" w:rsidR="004B2CAC" w:rsidRDefault="00861F0F">
            <w:r>
              <w:t>&lt; 95% success rate → review and triage</w:t>
            </w:r>
          </w:p>
        </w:tc>
      </w:tr>
      <w:tr w:rsidR="004B2CAC" w14:paraId="6C78FDCF" w14:textId="77777777">
        <w:tc>
          <w:tcPr>
            <w:tcW w:w="2160" w:type="dxa"/>
          </w:tcPr>
          <w:p w14:paraId="2531BB36" w14:textId="77777777" w:rsidR="004B2CAC" w:rsidRDefault="00861F0F">
            <w:r>
              <w:t>Azure Functions</w:t>
            </w:r>
          </w:p>
        </w:tc>
        <w:tc>
          <w:tcPr>
            <w:tcW w:w="2160" w:type="dxa"/>
          </w:tcPr>
          <w:p w14:paraId="7FE7D19E" w14:textId="77777777" w:rsidR="004B2CAC" w:rsidRDefault="00861F0F">
            <w:r>
              <w:t>Function execution failures, timeout errors, 5xx responses</w:t>
            </w:r>
          </w:p>
        </w:tc>
        <w:tc>
          <w:tcPr>
            <w:tcW w:w="2160" w:type="dxa"/>
          </w:tcPr>
          <w:p w14:paraId="7B6193C7" w14:textId="77777777" w:rsidR="004B2CAC" w:rsidRDefault="00861F0F">
            <w:r>
              <w:t>Azure Portal → Function App → Monitor; Application Insights (when enabled)</w:t>
            </w:r>
          </w:p>
        </w:tc>
        <w:tc>
          <w:tcPr>
            <w:tcW w:w="2160" w:type="dxa"/>
          </w:tcPr>
          <w:p w14:paraId="696F4362" w14:textId="77777777" w:rsidR="004B2CAC" w:rsidRDefault="00861F0F">
            <w:r>
              <w:t>Any 5xx → investigate same day; timeout spike → check SharePoint auth and cert</w:t>
            </w:r>
          </w:p>
        </w:tc>
      </w:tr>
      <w:tr w:rsidR="004B2CAC" w14:paraId="1D5A373E" w14:textId="77777777">
        <w:tc>
          <w:tcPr>
            <w:tcW w:w="2160" w:type="dxa"/>
          </w:tcPr>
          <w:p w14:paraId="78ADEE06" w14:textId="77777777" w:rsidR="004B2CAC" w:rsidRDefault="00861F0F">
            <w:r>
              <w:t>SharePoint — Error Logs list</w:t>
            </w:r>
          </w:p>
        </w:tc>
        <w:tc>
          <w:tcPr>
            <w:tcW w:w="2160" w:type="dxa"/>
          </w:tcPr>
          <w:p w14:paraId="439157E3" w14:textId="77777777" w:rsidR="004B2CAC" w:rsidRDefault="00861F0F">
            <w:r>
              <w:t>New items with Severity = Critical or Error</w:t>
            </w:r>
          </w:p>
        </w:tc>
        <w:tc>
          <w:tcPr>
            <w:tcW w:w="2160" w:type="dxa"/>
          </w:tcPr>
          <w:p w14:paraId="39E5751C" w14:textId="77777777" w:rsidR="004B2CAC" w:rsidRDefault="00861F0F">
            <w:r>
              <w:t>SharePoint list; optionally a Power Automate alert flow on new Error Log items (Severity = Critical)</w:t>
            </w:r>
          </w:p>
        </w:tc>
        <w:tc>
          <w:tcPr>
            <w:tcW w:w="2160" w:type="dxa"/>
          </w:tcPr>
          <w:p w14:paraId="32CA7E40" w14:textId="77777777" w:rsidR="004B2CAC" w:rsidRDefault="00861F0F">
            <w:r>
              <w:t>Critical → notify L2/L3 within 4 hours; Error → review within 1 business day</w:t>
            </w:r>
          </w:p>
        </w:tc>
      </w:tr>
      <w:tr w:rsidR="004B2CAC" w14:paraId="23C45F1D" w14:textId="77777777">
        <w:tc>
          <w:tcPr>
            <w:tcW w:w="2160" w:type="dxa"/>
          </w:tcPr>
          <w:p w14:paraId="2905FEC5" w14:textId="77777777" w:rsidR="004B2CAC" w:rsidRDefault="00861F0F">
            <w:r>
              <w:t>SharePoint — Resolutions list size</w:t>
            </w:r>
          </w:p>
        </w:tc>
        <w:tc>
          <w:tcPr>
            <w:tcW w:w="2160" w:type="dxa"/>
          </w:tcPr>
          <w:p w14:paraId="660B9CB6" w14:textId="77777777" w:rsidR="004B2CAC" w:rsidRDefault="00861F0F">
            <w:r>
              <w:t>Total item count</w:t>
            </w:r>
          </w:p>
        </w:tc>
        <w:tc>
          <w:tcPr>
            <w:tcW w:w="2160" w:type="dxa"/>
          </w:tcPr>
          <w:p w14:paraId="6687E774" w14:textId="77777777" w:rsidR="004B2CAC" w:rsidRDefault="00861F0F">
            <w:r>
              <w:t>List Settings → Item count</w:t>
            </w:r>
          </w:p>
        </w:tc>
        <w:tc>
          <w:tcPr>
            <w:tcW w:w="2160" w:type="dxa"/>
          </w:tcPr>
          <w:p w14:paraId="06C73838" w14:textId="77777777" w:rsidR="004B2CAC" w:rsidRDefault="00861F0F">
            <w:r>
              <w:t>Alert at 4,000 items per view — ensure all list views use indexed filters below the 5,000 threshold</w:t>
            </w:r>
          </w:p>
        </w:tc>
      </w:tr>
      <w:tr w:rsidR="004B2CAC" w14:paraId="7DFD6A47" w14:textId="77777777">
        <w:tc>
          <w:tcPr>
            <w:tcW w:w="2160" w:type="dxa"/>
          </w:tcPr>
          <w:p w14:paraId="3F8199CD" w14:textId="77777777" w:rsidR="004B2CAC" w:rsidRDefault="00861F0F">
            <w:r>
              <w:t>SharePoint — Storage</w:t>
            </w:r>
          </w:p>
        </w:tc>
        <w:tc>
          <w:tcPr>
            <w:tcW w:w="2160" w:type="dxa"/>
          </w:tcPr>
          <w:p w14:paraId="69F62523" w14:textId="77777777" w:rsidR="004B2CAC" w:rsidRDefault="00861F0F">
            <w:r>
              <w:t>Site storage consumption</w:t>
            </w:r>
          </w:p>
        </w:tc>
        <w:tc>
          <w:tcPr>
            <w:tcW w:w="2160" w:type="dxa"/>
          </w:tcPr>
          <w:p w14:paraId="22FB9D7D" w14:textId="77777777" w:rsidR="004B2CAC" w:rsidRPr="007D1CBB" w:rsidRDefault="00861F0F">
            <w:pPr>
              <w:rPr>
                <w:lang w:val="fr-FR"/>
              </w:rPr>
            </w:pPr>
            <w:r w:rsidRPr="007D1CBB">
              <w:rPr>
                <w:lang w:val="fr-FR"/>
              </w:rPr>
              <w:t>M365 Admin Centre → Active sites</w:t>
            </w:r>
          </w:p>
        </w:tc>
        <w:tc>
          <w:tcPr>
            <w:tcW w:w="2160" w:type="dxa"/>
          </w:tcPr>
          <w:p w14:paraId="29D57BDC" w14:textId="77777777" w:rsidR="004B2CAC" w:rsidRDefault="00861F0F">
            <w:r>
              <w:t>Alert at 80% of quota</w:t>
            </w:r>
          </w:p>
        </w:tc>
      </w:tr>
      <w:tr w:rsidR="004B2CAC" w14:paraId="502DFFE5" w14:textId="77777777">
        <w:tc>
          <w:tcPr>
            <w:tcW w:w="2160" w:type="dxa"/>
          </w:tcPr>
          <w:p w14:paraId="7DE3314E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library</w:t>
            </w:r>
          </w:p>
        </w:tc>
        <w:tc>
          <w:tcPr>
            <w:tcW w:w="2160" w:type="dxa"/>
          </w:tcPr>
          <w:p w14:paraId="0FE785EF" w14:textId="77777777" w:rsidR="004B2CAC" w:rsidRDefault="00861F0F">
            <w:r>
              <w:t xml:space="preserve">Active </w:t>
            </w:r>
            <w:proofErr w:type="spellStart"/>
            <w:r>
              <w:t>CostRates</w:t>
            </w:r>
            <w:proofErr w:type="spellEnd"/>
            <w:r>
              <w:t xml:space="preserve"> file </w:t>
            </w:r>
            <w:r>
              <w:lastRenderedPageBreak/>
              <w:t>present with valid dates</w:t>
            </w:r>
          </w:p>
        </w:tc>
        <w:tc>
          <w:tcPr>
            <w:tcW w:w="2160" w:type="dxa"/>
          </w:tcPr>
          <w:p w14:paraId="4009DA65" w14:textId="77777777" w:rsidR="004B2CAC" w:rsidRDefault="00861F0F">
            <w:r>
              <w:lastRenderedPageBreak/>
              <w:t xml:space="preserve">Manual weekly </w:t>
            </w:r>
            <w:r>
              <w:lastRenderedPageBreak/>
              <w:t>check (see Runbook 2.2)</w:t>
            </w:r>
          </w:p>
        </w:tc>
        <w:tc>
          <w:tcPr>
            <w:tcW w:w="2160" w:type="dxa"/>
          </w:tcPr>
          <w:p w14:paraId="550C33D9" w14:textId="77777777" w:rsidR="004B2CAC" w:rsidRDefault="00861F0F">
            <w:r>
              <w:lastRenderedPageBreak/>
              <w:t xml:space="preserve">No active file → PBI </w:t>
            </w:r>
            <w:r>
              <w:lastRenderedPageBreak/>
              <w:t>and OS generation will fail</w:t>
            </w:r>
          </w:p>
        </w:tc>
      </w:tr>
      <w:tr w:rsidR="004B2CAC" w14:paraId="0F3B5E7F" w14:textId="77777777">
        <w:tc>
          <w:tcPr>
            <w:tcW w:w="2160" w:type="dxa"/>
          </w:tcPr>
          <w:p w14:paraId="0FBEDBE5" w14:textId="77777777" w:rsidR="004B2CAC" w:rsidRDefault="00861F0F">
            <w:r>
              <w:lastRenderedPageBreak/>
              <w:t>M365 Service Health</w:t>
            </w:r>
          </w:p>
        </w:tc>
        <w:tc>
          <w:tcPr>
            <w:tcW w:w="2160" w:type="dxa"/>
          </w:tcPr>
          <w:p w14:paraId="2806A2A8" w14:textId="77777777" w:rsidR="004B2CAC" w:rsidRDefault="00861F0F">
            <w:r>
              <w:t>SharePoint Online, Power Automate, and Azure platform incidents</w:t>
            </w:r>
          </w:p>
        </w:tc>
        <w:tc>
          <w:tcPr>
            <w:tcW w:w="2160" w:type="dxa"/>
          </w:tcPr>
          <w:p w14:paraId="219ABEEE" w14:textId="77777777" w:rsidR="004B2CAC" w:rsidRDefault="00861F0F">
            <w:r>
              <w:t>M365 Admin Centre → Health → Service Health</w:t>
            </w:r>
          </w:p>
        </w:tc>
        <w:tc>
          <w:tcPr>
            <w:tcW w:w="2160" w:type="dxa"/>
          </w:tcPr>
          <w:p w14:paraId="489B7745" w14:textId="77777777" w:rsidR="004B2CAC" w:rsidRDefault="00861F0F">
            <w:r>
              <w:t>Any PROD-affecting incident → notify Service Owner</w:t>
            </w:r>
          </w:p>
        </w:tc>
      </w:tr>
    </w:tbl>
    <w:p w14:paraId="73A4EC19" w14:textId="77777777" w:rsidR="004B2CAC" w:rsidRDefault="00861F0F">
      <w:pPr>
        <w:pStyle w:val="Heading2"/>
      </w:pPr>
      <w:bookmarkStart w:id="14" w:name="_Toc227930679"/>
      <w:r>
        <w:t>3.2 Recommended Alerts to Configure</w:t>
      </w:r>
      <w:bookmarkEnd w:id="14"/>
    </w:p>
    <w:p w14:paraId="1902839B" w14:textId="77777777" w:rsidR="004B2CAC" w:rsidRDefault="00861F0F">
      <w:r>
        <w:t>The following alerts are recommended but may not yet be configured. Raise a task for the Flow Owner and Azure Functions Admin to implement.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1D6864F1" w14:textId="77777777">
        <w:tc>
          <w:tcPr>
            <w:tcW w:w="2160" w:type="dxa"/>
          </w:tcPr>
          <w:p w14:paraId="107F82FD" w14:textId="77777777" w:rsidR="004B2CAC" w:rsidRDefault="00861F0F">
            <w:pPr>
              <w:jc w:val="center"/>
            </w:pPr>
            <w:r>
              <w:rPr>
                <w:b/>
              </w:rPr>
              <w:t>Alert</w:t>
            </w:r>
          </w:p>
        </w:tc>
        <w:tc>
          <w:tcPr>
            <w:tcW w:w="2160" w:type="dxa"/>
          </w:tcPr>
          <w:p w14:paraId="06D0E7CD" w14:textId="77777777" w:rsidR="004B2CAC" w:rsidRDefault="00861F0F">
            <w:pPr>
              <w:jc w:val="center"/>
            </w:pPr>
            <w:r>
              <w:rPr>
                <w:b/>
              </w:rPr>
              <w:t>Mechanism</w:t>
            </w:r>
          </w:p>
        </w:tc>
        <w:tc>
          <w:tcPr>
            <w:tcW w:w="2160" w:type="dxa"/>
          </w:tcPr>
          <w:p w14:paraId="17594651" w14:textId="77777777" w:rsidR="004B2CAC" w:rsidRDefault="00861F0F">
            <w:pPr>
              <w:jc w:val="center"/>
            </w:pPr>
            <w:r>
              <w:rPr>
                <w:b/>
              </w:rPr>
              <w:t>Recipient</w:t>
            </w:r>
          </w:p>
        </w:tc>
        <w:tc>
          <w:tcPr>
            <w:tcW w:w="2160" w:type="dxa"/>
          </w:tcPr>
          <w:p w14:paraId="56EB56A9" w14:textId="77777777" w:rsidR="004B2CAC" w:rsidRDefault="00861F0F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4B2CAC" w14:paraId="23016E6A" w14:textId="77777777">
        <w:tc>
          <w:tcPr>
            <w:tcW w:w="2160" w:type="dxa"/>
          </w:tcPr>
          <w:p w14:paraId="48F53955" w14:textId="77777777" w:rsidR="004B2CAC" w:rsidRDefault="00861F0F">
            <w:r>
              <w:t>Power Automate flow failure notification</w:t>
            </w:r>
          </w:p>
        </w:tc>
        <w:tc>
          <w:tcPr>
            <w:tcW w:w="2160" w:type="dxa"/>
          </w:tcPr>
          <w:p w14:paraId="02A54C2C" w14:textId="77777777" w:rsidR="004B2CAC" w:rsidRDefault="00861F0F">
            <w:r>
              <w:t>Configure error branch in each MRMS flow to send an email when the flow fails</w:t>
            </w:r>
          </w:p>
        </w:tc>
        <w:tc>
          <w:tcPr>
            <w:tcW w:w="2160" w:type="dxa"/>
          </w:tcPr>
          <w:p w14:paraId="1A67E2BE" w14:textId="77777777" w:rsidR="004B2CAC" w:rsidRDefault="00861F0F">
            <w:r>
              <w:t>Flow Owner, MRMS Owners</w:t>
            </w:r>
          </w:p>
        </w:tc>
        <w:tc>
          <w:tcPr>
            <w:tcW w:w="2160" w:type="dxa"/>
          </w:tcPr>
          <w:p w14:paraId="1E7253B1" w14:textId="77777777" w:rsidR="004B2CAC" w:rsidRDefault="00861F0F">
            <w:r>
              <w:t>To Be configured</w:t>
            </w:r>
          </w:p>
        </w:tc>
      </w:tr>
      <w:tr w:rsidR="004B2CAC" w14:paraId="0FAA4236" w14:textId="77777777">
        <w:tc>
          <w:tcPr>
            <w:tcW w:w="2160" w:type="dxa"/>
          </w:tcPr>
          <w:p w14:paraId="08F5AC6E" w14:textId="77777777" w:rsidR="004B2CAC" w:rsidRDefault="00861F0F">
            <w:r>
              <w:t>New Critical Error Log entry</w:t>
            </w:r>
          </w:p>
        </w:tc>
        <w:tc>
          <w:tcPr>
            <w:tcW w:w="2160" w:type="dxa"/>
          </w:tcPr>
          <w:p w14:paraId="53E4BC38" w14:textId="77777777" w:rsidR="004B2CAC" w:rsidRDefault="00861F0F">
            <w:r>
              <w:t>Power Automate trigger on Error Logs list — Severity = Critical → send email</w:t>
            </w:r>
          </w:p>
        </w:tc>
        <w:tc>
          <w:tcPr>
            <w:tcW w:w="2160" w:type="dxa"/>
          </w:tcPr>
          <w:p w14:paraId="09159C65" w14:textId="77777777" w:rsidR="004B2CAC" w:rsidRDefault="00861F0F">
            <w:r>
              <w:t>Support, Service Owner</w:t>
            </w:r>
          </w:p>
        </w:tc>
        <w:tc>
          <w:tcPr>
            <w:tcW w:w="2160" w:type="dxa"/>
          </w:tcPr>
          <w:p w14:paraId="1D1D7F53" w14:textId="77777777" w:rsidR="004B2CAC" w:rsidRDefault="00861F0F">
            <w:r>
              <w:t>To Be configured</w:t>
            </w:r>
          </w:p>
        </w:tc>
      </w:tr>
      <w:tr w:rsidR="004B2CAC" w14:paraId="1CBA2894" w14:textId="77777777">
        <w:tc>
          <w:tcPr>
            <w:tcW w:w="2160" w:type="dxa"/>
          </w:tcPr>
          <w:p w14:paraId="11BAC7CB" w14:textId="77777777" w:rsidR="004B2CAC" w:rsidRDefault="00861F0F">
            <w:r>
              <w:t>Azure Function execution failure</w:t>
            </w:r>
          </w:p>
        </w:tc>
        <w:tc>
          <w:tcPr>
            <w:tcW w:w="2160" w:type="dxa"/>
          </w:tcPr>
          <w:p w14:paraId="458F76BC" w14:textId="77777777" w:rsidR="004B2CAC" w:rsidRDefault="00861F0F">
            <w:r>
              <w:t>Application Insights alert rule — failure rate threshold</w:t>
            </w:r>
          </w:p>
        </w:tc>
        <w:tc>
          <w:tcPr>
            <w:tcW w:w="2160" w:type="dxa"/>
          </w:tcPr>
          <w:p w14:paraId="2BCAE8C8" w14:textId="77777777" w:rsidR="004B2CAC" w:rsidRDefault="00861F0F">
            <w:r>
              <w:t>Azure Functions Admin</w:t>
            </w:r>
          </w:p>
        </w:tc>
        <w:tc>
          <w:tcPr>
            <w:tcW w:w="2160" w:type="dxa"/>
          </w:tcPr>
          <w:p w14:paraId="22511C5F" w14:textId="77777777" w:rsidR="004B2CAC" w:rsidRDefault="00861F0F">
            <w:r>
              <w:t>To Be configured — requires Application Insights connection</w:t>
            </w:r>
          </w:p>
        </w:tc>
      </w:tr>
      <w:tr w:rsidR="004B2CAC" w14:paraId="68479282" w14:textId="77777777">
        <w:tc>
          <w:tcPr>
            <w:tcW w:w="2160" w:type="dxa"/>
          </w:tcPr>
          <w:p w14:paraId="2CB374DB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file approaching expiry</w:t>
            </w:r>
          </w:p>
        </w:tc>
        <w:tc>
          <w:tcPr>
            <w:tcW w:w="2160" w:type="dxa"/>
          </w:tcPr>
          <w:p w14:paraId="7B96CD25" w14:textId="77777777" w:rsidR="004B2CAC" w:rsidRDefault="00861F0F">
            <w:r>
              <w:t xml:space="preserve">Power Automate scheduled flow — check </w:t>
            </w:r>
            <w:proofErr w:type="spellStart"/>
            <w:r>
              <w:t>ValidTillDate</w:t>
            </w:r>
            <w:proofErr w:type="spellEnd"/>
            <w:r>
              <w:t xml:space="preserve"> within 14 days → send email</w:t>
            </w:r>
          </w:p>
        </w:tc>
        <w:tc>
          <w:tcPr>
            <w:tcW w:w="2160" w:type="dxa"/>
          </w:tcPr>
          <w:p w14:paraId="6349119B" w14:textId="77777777" w:rsidR="004B2CAC" w:rsidRDefault="00861F0F">
            <w:r>
              <w:t>Config Manager, Service Owner</w:t>
            </w:r>
          </w:p>
        </w:tc>
        <w:tc>
          <w:tcPr>
            <w:tcW w:w="2160" w:type="dxa"/>
          </w:tcPr>
          <w:p w14:paraId="0535493E" w14:textId="77777777" w:rsidR="004B2CAC" w:rsidRDefault="00861F0F">
            <w:r>
              <w:t>To Be configured</w:t>
            </w:r>
          </w:p>
        </w:tc>
      </w:tr>
    </w:tbl>
    <w:p w14:paraId="1CCC6DE7" w14:textId="77777777" w:rsidR="004B2CAC" w:rsidRDefault="00861F0F">
      <w:pPr>
        <w:pStyle w:val="Heading1"/>
      </w:pPr>
      <w:bookmarkStart w:id="15" w:name="_Toc227930680"/>
      <w:r>
        <w:t>4. Incident Response Playbooks</w:t>
      </w:r>
      <w:bookmarkEnd w:id="15"/>
    </w:p>
    <w:p w14:paraId="69A1073D" w14:textId="77777777" w:rsidR="004B2CAC" w:rsidRDefault="00861F0F">
      <w:pPr>
        <w:pStyle w:val="Heading2"/>
      </w:pPr>
      <w:bookmarkStart w:id="16" w:name="_Toc227930681"/>
      <w:r>
        <w:t>4.1 Playbook: Email Ingestion Failure</w:t>
      </w:r>
      <w:bookmarkEnd w:id="16"/>
    </w:p>
    <w:p w14:paraId="619FA492" w14:textId="77777777" w:rsidR="004B2CAC" w:rsidRDefault="00861F0F">
      <w:r>
        <w:t>Symptom: Resolutions sent to mrms@un.org are not appearing in the Resolutions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2AE7BF7E" w14:textId="77777777">
        <w:tc>
          <w:tcPr>
            <w:tcW w:w="2880" w:type="dxa"/>
          </w:tcPr>
          <w:p w14:paraId="44796714" w14:textId="77777777" w:rsidR="004B2CAC" w:rsidRDefault="00861F0F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007455A4" w14:textId="77777777" w:rsidR="004B2CAC" w:rsidRDefault="00861F0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0A063339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4FC45A30" w14:textId="77777777">
        <w:tc>
          <w:tcPr>
            <w:tcW w:w="2880" w:type="dxa"/>
          </w:tcPr>
          <w:p w14:paraId="17AA0314" w14:textId="77777777" w:rsidR="004B2CAC" w:rsidRDefault="00861F0F">
            <w:r>
              <w:t>1</w:t>
            </w:r>
          </w:p>
        </w:tc>
        <w:tc>
          <w:tcPr>
            <w:tcW w:w="2880" w:type="dxa"/>
          </w:tcPr>
          <w:p w14:paraId="7044DE3B" w14:textId="77777777" w:rsidR="004B2CAC" w:rsidRDefault="00861F0F">
            <w:r>
              <w:t>Check Power Automate run history for MRMS -Resolution-WF. Identify the failed run and note the error action.</w:t>
            </w:r>
          </w:p>
        </w:tc>
        <w:tc>
          <w:tcPr>
            <w:tcW w:w="2880" w:type="dxa"/>
          </w:tcPr>
          <w:p w14:paraId="1D0E7C54" w14:textId="77777777" w:rsidR="004B2CAC" w:rsidRDefault="00861F0F">
            <w:r>
              <w:t>Flow Owner</w:t>
            </w:r>
          </w:p>
        </w:tc>
      </w:tr>
      <w:tr w:rsidR="004B2CAC" w14:paraId="4026D1BB" w14:textId="77777777">
        <w:tc>
          <w:tcPr>
            <w:tcW w:w="2880" w:type="dxa"/>
          </w:tcPr>
          <w:p w14:paraId="3AC4BBB4" w14:textId="77777777" w:rsidR="004B2CAC" w:rsidRDefault="00861F0F">
            <w:r>
              <w:t>2</w:t>
            </w:r>
          </w:p>
        </w:tc>
        <w:tc>
          <w:tcPr>
            <w:tcW w:w="2880" w:type="dxa"/>
          </w:tcPr>
          <w:p w14:paraId="2861C12F" w14:textId="77777777" w:rsidR="004B2CAC" w:rsidRDefault="00861F0F">
            <w:r>
              <w:t>If error is on a SharePoint write action: verify the SharePoint connection is still valid. Re-connect if expired.</w:t>
            </w:r>
          </w:p>
        </w:tc>
        <w:tc>
          <w:tcPr>
            <w:tcW w:w="2880" w:type="dxa"/>
          </w:tcPr>
          <w:p w14:paraId="493CE4EA" w14:textId="77777777" w:rsidR="004B2CAC" w:rsidRDefault="00861F0F">
            <w:r>
              <w:t>Flow Owner</w:t>
            </w:r>
          </w:p>
        </w:tc>
      </w:tr>
      <w:tr w:rsidR="004B2CAC" w14:paraId="3CB36DD8" w14:textId="77777777">
        <w:tc>
          <w:tcPr>
            <w:tcW w:w="2880" w:type="dxa"/>
          </w:tcPr>
          <w:p w14:paraId="2C48BBEA" w14:textId="77777777" w:rsidR="004B2CAC" w:rsidRDefault="00861F0F">
            <w:r>
              <w:lastRenderedPageBreak/>
              <w:t>3</w:t>
            </w:r>
          </w:p>
        </w:tc>
        <w:tc>
          <w:tcPr>
            <w:tcW w:w="2880" w:type="dxa"/>
          </w:tcPr>
          <w:p w14:paraId="7D5DD6B2" w14:textId="77777777" w:rsidR="004B2CAC" w:rsidRDefault="00861F0F">
            <w:r>
              <w:t>If error is on an email trigger: check the mrms@un.org mailbox has not been locked, password-changed, or disabled. Contact OICT.</w:t>
            </w:r>
          </w:p>
        </w:tc>
        <w:tc>
          <w:tcPr>
            <w:tcW w:w="2880" w:type="dxa"/>
          </w:tcPr>
          <w:p w14:paraId="140270F0" w14:textId="77777777" w:rsidR="004B2CAC" w:rsidRDefault="00861F0F">
            <w:r>
              <w:t xml:space="preserve">Flow Owner / </w:t>
            </w:r>
            <w:r w:rsidR="007D1CBB">
              <w:t>Dev team</w:t>
            </w:r>
          </w:p>
        </w:tc>
      </w:tr>
      <w:tr w:rsidR="004B2CAC" w14:paraId="135317F4" w14:textId="77777777">
        <w:tc>
          <w:tcPr>
            <w:tcW w:w="2880" w:type="dxa"/>
          </w:tcPr>
          <w:p w14:paraId="4A89DC52" w14:textId="77777777" w:rsidR="004B2CAC" w:rsidRDefault="00861F0F">
            <w:r>
              <w:t>4</w:t>
            </w:r>
          </w:p>
        </w:tc>
        <w:tc>
          <w:tcPr>
            <w:tcW w:w="2880" w:type="dxa"/>
          </w:tcPr>
          <w:p w14:paraId="25D6225D" w14:textId="77777777" w:rsidR="004B2CAC" w:rsidRDefault="00861F0F">
            <w:r>
              <w:t>If error is a data parsing issue (malformed email): manually create the Resolution record via the Add Resolution web part.</w:t>
            </w:r>
          </w:p>
        </w:tc>
        <w:tc>
          <w:tcPr>
            <w:tcW w:w="2880" w:type="dxa"/>
          </w:tcPr>
          <w:p w14:paraId="22F104D5" w14:textId="77777777" w:rsidR="004B2CAC" w:rsidRDefault="007D1CBB">
            <w:r>
              <w:t>Dev team</w:t>
            </w:r>
          </w:p>
        </w:tc>
      </w:tr>
      <w:tr w:rsidR="004B2CAC" w14:paraId="6758E587" w14:textId="77777777">
        <w:tc>
          <w:tcPr>
            <w:tcW w:w="2880" w:type="dxa"/>
          </w:tcPr>
          <w:p w14:paraId="75CAA46F" w14:textId="77777777" w:rsidR="004B2CAC" w:rsidRDefault="007D1CBB">
            <w:r>
              <w:t>5</w:t>
            </w:r>
          </w:p>
        </w:tc>
        <w:tc>
          <w:tcPr>
            <w:tcW w:w="2880" w:type="dxa"/>
          </w:tcPr>
          <w:p w14:paraId="7A132A63" w14:textId="77777777" w:rsidR="004B2CAC" w:rsidRDefault="00861F0F">
            <w:r>
              <w:t>Re-enable / re-run the failed flow run once the root cause is resolved.</w:t>
            </w:r>
          </w:p>
        </w:tc>
        <w:tc>
          <w:tcPr>
            <w:tcW w:w="2880" w:type="dxa"/>
          </w:tcPr>
          <w:p w14:paraId="4C4DFFBD" w14:textId="77777777" w:rsidR="004B2CAC" w:rsidRDefault="00861F0F">
            <w:r>
              <w:t>Flow Owner</w:t>
            </w:r>
          </w:p>
        </w:tc>
      </w:tr>
    </w:tbl>
    <w:p w14:paraId="586A4D26" w14:textId="77777777" w:rsidR="004B2CAC" w:rsidRDefault="00861F0F">
      <w:pPr>
        <w:pStyle w:val="Heading2"/>
      </w:pPr>
      <w:bookmarkStart w:id="17" w:name="_Toc227930682"/>
      <w:r>
        <w:t>4.2 Playbook: Generate Oral Statement Failure</w:t>
      </w:r>
      <w:bookmarkEnd w:id="17"/>
    </w:p>
    <w:p w14:paraId="011E943C" w14:textId="77777777" w:rsidR="004B2CAC" w:rsidRDefault="00861F0F">
      <w:r>
        <w:t>Symptom: Clicking the Generate OS button returns an error or the generated .docx does not appear in the Resolutions/{</w:t>
      </w:r>
      <w:proofErr w:type="spellStart"/>
      <w:r>
        <w:t>draftResNo</w:t>
      </w:r>
      <w:proofErr w:type="spellEnd"/>
      <w:r>
        <w:t>}/ folder.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1525354F" w14:textId="77777777">
        <w:tc>
          <w:tcPr>
            <w:tcW w:w="2880" w:type="dxa"/>
          </w:tcPr>
          <w:p w14:paraId="0D2964B8" w14:textId="77777777" w:rsidR="004B2CAC" w:rsidRDefault="00861F0F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08098CB0" w14:textId="77777777" w:rsidR="004B2CAC" w:rsidRDefault="00861F0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7166F07F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7442B495" w14:textId="77777777">
        <w:tc>
          <w:tcPr>
            <w:tcW w:w="2880" w:type="dxa"/>
          </w:tcPr>
          <w:p w14:paraId="4F7AC8A0" w14:textId="77777777" w:rsidR="004B2CAC" w:rsidRDefault="00861F0F">
            <w:r>
              <w:t>1</w:t>
            </w:r>
          </w:p>
        </w:tc>
        <w:tc>
          <w:tcPr>
            <w:tcW w:w="2880" w:type="dxa"/>
          </w:tcPr>
          <w:p w14:paraId="346F936B" w14:textId="77777777" w:rsidR="004B2CAC" w:rsidRDefault="00861F0F">
            <w:r>
              <w:t>Check if the Oral Statement Word document is currently open / checked out by another user. If locked, the Azure Function will fail. Ask the user to close the document and retry.</w:t>
            </w:r>
          </w:p>
        </w:tc>
        <w:tc>
          <w:tcPr>
            <w:tcW w:w="2880" w:type="dxa"/>
          </w:tcPr>
          <w:p w14:paraId="37773BED" w14:textId="77777777" w:rsidR="004B2CAC" w:rsidRDefault="007D1CBB">
            <w:r>
              <w:t>Dev team</w:t>
            </w:r>
          </w:p>
        </w:tc>
      </w:tr>
      <w:tr w:rsidR="004B2CAC" w14:paraId="05672D9B" w14:textId="77777777">
        <w:tc>
          <w:tcPr>
            <w:tcW w:w="2880" w:type="dxa"/>
          </w:tcPr>
          <w:p w14:paraId="3E16AEE4" w14:textId="77777777" w:rsidR="004B2CAC" w:rsidRDefault="00861F0F">
            <w:r>
              <w:t>2</w:t>
            </w:r>
          </w:p>
        </w:tc>
        <w:tc>
          <w:tcPr>
            <w:tcW w:w="2880" w:type="dxa"/>
          </w:tcPr>
          <w:p w14:paraId="074036ED" w14:textId="77777777" w:rsidR="004B2CAC" w:rsidRDefault="00861F0F">
            <w:r>
              <w:t xml:space="preserve">Check the Azure Function </w:t>
            </w:r>
            <w:r w:rsidR="007D1CBB">
              <w:t>on the portal and test it manually with the body, check the logs to find out the root cause</w:t>
            </w:r>
          </w:p>
        </w:tc>
        <w:tc>
          <w:tcPr>
            <w:tcW w:w="2880" w:type="dxa"/>
          </w:tcPr>
          <w:p w14:paraId="4587CA42" w14:textId="77777777" w:rsidR="004B2CAC" w:rsidRDefault="00861F0F">
            <w:r>
              <w:t>Azure Functions Admin</w:t>
            </w:r>
          </w:p>
        </w:tc>
      </w:tr>
      <w:tr w:rsidR="004B2CAC" w14:paraId="458D2B39" w14:textId="77777777">
        <w:tc>
          <w:tcPr>
            <w:tcW w:w="2880" w:type="dxa"/>
          </w:tcPr>
          <w:p w14:paraId="624D4ECD" w14:textId="77777777" w:rsidR="004B2CAC" w:rsidRDefault="00861F0F">
            <w:r>
              <w:t>3</w:t>
            </w:r>
          </w:p>
        </w:tc>
        <w:tc>
          <w:tcPr>
            <w:tcW w:w="2880" w:type="dxa"/>
          </w:tcPr>
          <w:p w14:paraId="4AD4F0DA" w14:textId="77777777" w:rsidR="004B2CAC" w:rsidRDefault="00861F0F">
            <w:r>
              <w:t>If 401/403: the certificate may have expired. Verify in Azure Portal → Function App → Configuration.</w:t>
            </w:r>
          </w:p>
        </w:tc>
        <w:tc>
          <w:tcPr>
            <w:tcW w:w="2880" w:type="dxa"/>
          </w:tcPr>
          <w:p w14:paraId="6628C7FD" w14:textId="77777777" w:rsidR="004B2CAC" w:rsidRDefault="00861F0F">
            <w:r>
              <w:t>Azure Functions Admin</w:t>
            </w:r>
          </w:p>
        </w:tc>
      </w:tr>
      <w:tr w:rsidR="004B2CAC" w14:paraId="382C49AB" w14:textId="77777777">
        <w:tc>
          <w:tcPr>
            <w:tcW w:w="2880" w:type="dxa"/>
          </w:tcPr>
          <w:p w14:paraId="53BFFC47" w14:textId="77777777" w:rsidR="004B2CAC" w:rsidRDefault="00861F0F">
            <w:r>
              <w:t>4</w:t>
            </w:r>
          </w:p>
        </w:tc>
        <w:tc>
          <w:tcPr>
            <w:tcW w:w="2880" w:type="dxa"/>
          </w:tcPr>
          <w:p w14:paraId="073E1014" w14:textId="77777777" w:rsidR="004B2CAC" w:rsidRDefault="00861F0F">
            <w:r>
              <w:t>If 500 with SharePoint upload error: verify the Resolutions document library has the correct folder structure and the function's app registration has write access.</w:t>
            </w:r>
          </w:p>
        </w:tc>
        <w:tc>
          <w:tcPr>
            <w:tcW w:w="2880" w:type="dxa"/>
          </w:tcPr>
          <w:p w14:paraId="72FB9266" w14:textId="77777777" w:rsidR="004B2CAC" w:rsidRDefault="00861F0F">
            <w:r>
              <w:t>Azure Functions Admin</w:t>
            </w:r>
          </w:p>
        </w:tc>
      </w:tr>
      <w:tr w:rsidR="004B2CAC" w14:paraId="3E2476A1" w14:textId="77777777">
        <w:tc>
          <w:tcPr>
            <w:tcW w:w="2880" w:type="dxa"/>
          </w:tcPr>
          <w:p w14:paraId="1612ED48" w14:textId="77777777" w:rsidR="004B2CAC" w:rsidRDefault="00861F0F">
            <w:r>
              <w:t>5</w:t>
            </w:r>
          </w:p>
        </w:tc>
        <w:tc>
          <w:tcPr>
            <w:tcW w:w="2880" w:type="dxa"/>
          </w:tcPr>
          <w:p w14:paraId="6F25938F" w14:textId="77777777" w:rsidR="004B2CAC" w:rsidRDefault="00861F0F">
            <w:r>
              <w:t xml:space="preserve">If the </w:t>
            </w:r>
            <w:proofErr w:type="spellStart"/>
            <w:r>
              <w:t>CostRates</w:t>
            </w:r>
            <w:proofErr w:type="spellEnd"/>
            <w:r>
              <w:t xml:space="preserve"> file is missing or has invalid dates: upload a valid </w:t>
            </w:r>
            <w:proofErr w:type="spellStart"/>
            <w:r>
              <w:t>CostRates</w:t>
            </w:r>
            <w:proofErr w:type="spellEnd"/>
            <w:r>
              <w:t xml:space="preserve"> file to the </w:t>
            </w:r>
            <w:proofErr w:type="spellStart"/>
            <w:r>
              <w:t>CostRates</w:t>
            </w:r>
            <w:proofErr w:type="spellEnd"/>
            <w:r>
              <w:t xml:space="preserve"> library with correct </w:t>
            </w:r>
            <w:proofErr w:type="spellStart"/>
            <w:r>
              <w:t>TypeofFile</w:t>
            </w:r>
            <w:proofErr w:type="spellEnd"/>
            <w:r>
              <w:t xml:space="preserve">, </w:t>
            </w:r>
            <w:proofErr w:type="spellStart"/>
            <w:r>
              <w:t>EffectiveFromDate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ValidTillDate</w:t>
            </w:r>
            <w:proofErr w:type="spellEnd"/>
            <w:r>
              <w:t>. See Deployment Guide Section 8.1.</w:t>
            </w:r>
          </w:p>
        </w:tc>
        <w:tc>
          <w:tcPr>
            <w:tcW w:w="2880" w:type="dxa"/>
          </w:tcPr>
          <w:p w14:paraId="0F9ABBD4" w14:textId="77777777" w:rsidR="004B2CAC" w:rsidRDefault="00861F0F">
            <w:r>
              <w:lastRenderedPageBreak/>
              <w:t>Config Manager</w:t>
            </w:r>
          </w:p>
        </w:tc>
      </w:tr>
      <w:tr w:rsidR="004B2CAC" w14:paraId="3B5A6F1A" w14:textId="77777777">
        <w:tc>
          <w:tcPr>
            <w:tcW w:w="2880" w:type="dxa"/>
          </w:tcPr>
          <w:p w14:paraId="17E7C453" w14:textId="77777777" w:rsidR="004B2CAC" w:rsidRDefault="00861F0F">
            <w:r>
              <w:t>6</w:t>
            </w:r>
          </w:p>
        </w:tc>
        <w:tc>
          <w:tcPr>
            <w:tcW w:w="2880" w:type="dxa"/>
          </w:tcPr>
          <w:p w14:paraId="316362B8" w14:textId="77777777" w:rsidR="004B2CAC" w:rsidRDefault="00861F0F">
            <w:r>
              <w:t>If error persists: retrieve the function logs from Azure Portal → Function App → Monitor → Invocation details and escalate to L3.</w:t>
            </w:r>
          </w:p>
        </w:tc>
        <w:tc>
          <w:tcPr>
            <w:tcW w:w="2880" w:type="dxa"/>
          </w:tcPr>
          <w:p w14:paraId="4CCEFA05" w14:textId="77777777" w:rsidR="004B2CAC" w:rsidRDefault="00A636DA">
            <w:r>
              <w:t>Dev team</w:t>
            </w:r>
          </w:p>
        </w:tc>
      </w:tr>
    </w:tbl>
    <w:p w14:paraId="176517C2" w14:textId="77777777" w:rsidR="004B2CAC" w:rsidRDefault="00861F0F">
      <w:pPr>
        <w:pStyle w:val="Heading2"/>
      </w:pPr>
      <w:bookmarkStart w:id="18" w:name="_Toc227930683"/>
      <w:r>
        <w:t>4.3 Playbook: Azure Function Not Responding</w:t>
      </w:r>
      <w:bookmarkEnd w:id="18"/>
    </w:p>
    <w:p w14:paraId="1C4D22C1" w14:textId="77777777" w:rsidR="004B2CAC" w:rsidRDefault="00861F0F">
      <w:r>
        <w:t>Symptom: All Azure Function calls (/</w:t>
      </w:r>
      <w:proofErr w:type="spellStart"/>
      <w:r>
        <w:t>api</w:t>
      </w:r>
      <w:proofErr w:type="spellEnd"/>
      <w:r>
        <w:t>/</w:t>
      </w:r>
      <w:proofErr w:type="spellStart"/>
      <w:r>
        <w:t>generate_os_files</w:t>
      </w:r>
      <w:proofErr w:type="spellEnd"/>
      <w:r>
        <w:t>, /</w:t>
      </w:r>
      <w:proofErr w:type="spellStart"/>
      <w:r>
        <w:t>api</w:t>
      </w:r>
      <w:proofErr w:type="spellEnd"/>
      <w:r>
        <w:t>/parser, /</w:t>
      </w:r>
      <w:proofErr w:type="spellStart"/>
      <w:r>
        <w:t>api</w:t>
      </w:r>
      <w:proofErr w:type="spellEnd"/>
      <w:r>
        <w:t>/</w:t>
      </w:r>
      <w:proofErr w:type="spellStart"/>
      <w:r>
        <w:t>generate_revest</w:t>
      </w:r>
      <w:proofErr w:type="spellEnd"/>
      <w:r>
        <w:t>) time out or return 5xx.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5B2292C1" w14:textId="77777777">
        <w:tc>
          <w:tcPr>
            <w:tcW w:w="2880" w:type="dxa"/>
          </w:tcPr>
          <w:p w14:paraId="563AFF35" w14:textId="77777777" w:rsidR="004B2CAC" w:rsidRDefault="00861F0F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305D7DD4" w14:textId="77777777" w:rsidR="004B2CAC" w:rsidRDefault="00861F0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0DB1053C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17E3E907" w14:textId="77777777">
        <w:tc>
          <w:tcPr>
            <w:tcW w:w="2880" w:type="dxa"/>
          </w:tcPr>
          <w:p w14:paraId="5864ECA6" w14:textId="77777777" w:rsidR="004B2CAC" w:rsidRDefault="00861F0F">
            <w:r>
              <w:t>1</w:t>
            </w:r>
          </w:p>
        </w:tc>
        <w:tc>
          <w:tcPr>
            <w:tcW w:w="2880" w:type="dxa"/>
          </w:tcPr>
          <w:p w14:paraId="32D783C8" w14:textId="77777777" w:rsidR="004B2CAC" w:rsidRDefault="00861F0F">
            <w:r>
              <w:t>Azure Portal → Function App → Overview — check if the function app is 'Running'. If stopped, click Start.</w:t>
            </w:r>
          </w:p>
        </w:tc>
        <w:tc>
          <w:tcPr>
            <w:tcW w:w="2880" w:type="dxa"/>
          </w:tcPr>
          <w:p w14:paraId="10E76394" w14:textId="77777777" w:rsidR="004B2CAC" w:rsidRDefault="00861F0F">
            <w:r>
              <w:t>Azure Functions Admin</w:t>
            </w:r>
          </w:p>
        </w:tc>
      </w:tr>
      <w:tr w:rsidR="004B2CAC" w14:paraId="10D53DF9" w14:textId="77777777">
        <w:tc>
          <w:tcPr>
            <w:tcW w:w="2880" w:type="dxa"/>
          </w:tcPr>
          <w:p w14:paraId="1D6F773B" w14:textId="77777777" w:rsidR="004B2CAC" w:rsidRDefault="00861F0F">
            <w:r>
              <w:t>2</w:t>
            </w:r>
          </w:p>
        </w:tc>
        <w:tc>
          <w:tcPr>
            <w:tcW w:w="2880" w:type="dxa"/>
          </w:tcPr>
          <w:p w14:paraId="583DC310" w14:textId="77777777" w:rsidR="004B2CAC" w:rsidRDefault="00861F0F">
            <w:r>
              <w:t>Check Azure Portal → Function App → Monitor for recent errors. Look for startup exceptions.</w:t>
            </w:r>
          </w:p>
        </w:tc>
        <w:tc>
          <w:tcPr>
            <w:tcW w:w="2880" w:type="dxa"/>
          </w:tcPr>
          <w:p w14:paraId="5471123B" w14:textId="77777777" w:rsidR="004B2CAC" w:rsidRDefault="00861F0F">
            <w:r>
              <w:t>Azure Functions Admin</w:t>
            </w:r>
          </w:p>
        </w:tc>
      </w:tr>
      <w:tr w:rsidR="004B2CAC" w14:paraId="33A12622" w14:textId="77777777">
        <w:tc>
          <w:tcPr>
            <w:tcW w:w="2880" w:type="dxa"/>
          </w:tcPr>
          <w:p w14:paraId="5FB73972" w14:textId="77777777" w:rsidR="004B2CAC" w:rsidRDefault="00861F0F">
            <w:r>
              <w:t>3</w:t>
            </w:r>
          </w:p>
        </w:tc>
        <w:tc>
          <w:tcPr>
            <w:tcW w:w="2880" w:type="dxa"/>
          </w:tcPr>
          <w:p w14:paraId="1323A8E7" w14:textId="16503641" w:rsidR="004B2CAC" w:rsidRDefault="00861F0F">
            <w:r>
              <w:t xml:space="preserve">Check Application Settings — verify </w:t>
            </w:r>
            <w:proofErr w:type="spellStart"/>
            <w:r>
              <w:t>uat_TenantID</w:t>
            </w:r>
            <w:proofErr w:type="spellEnd"/>
            <w:r>
              <w:t xml:space="preserve">/ </w:t>
            </w:r>
            <w:proofErr w:type="spellStart"/>
            <w:r>
              <w:t>uat_</w:t>
            </w:r>
            <w:r w:rsidR="00B937CF">
              <w:t>ClientID</w:t>
            </w:r>
            <w:proofErr w:type="spellEnd"/>
            <w:r>
              <w:t xml:space="preserve"> are present and correct.</w:t>
            </w:r>
          </w:p>
        </w:tc>
        <w:tc>
          <w:tcPr>
            <w:tcW w:w="2880" w:type="dxa"/>
          </w:tcPr>
          <w:p w14:paraId="5A135B44" w14:textId="77777777" w:rsidR="004B2CAC" w:rsidRDefault="00861F0F">
            <w:r>
              <w:t>Azure Functions Admin</w:t>
            </w:r>
          </w:p>
        </w:tc>
      </w:tr>
      <w:tr w:rsidR="004B2CAC" w14:paraId="708E6C2B" w14:textId="77777777">
        <w:tc>
          <w:tcPr>
            <w:tcW w:w="2880" w:type="dxa"/>
          </w:tcPr>
          <w:p w14:paraId="4840A571" w14:textId="77777777" w:rsidR="004B2CAC" w:rsidRDefault="00861F0F">
            <w:r>
              <w:t>4</w:t>
            </w:r>
          </w:p>
        </w:tc>
        <w:tc>
          <w:tcPr>
            <w:tcW w:w="2880" w:type="dxa"/>
          </w:tcPr>
          <w:p w14:paraId="7317B7A4" w14:textId="77777777" w:rsidR="004B2CAC" w:rsidRDefault="00861F0F">
            <w:r>
              <w:t>Check the Python runtime version (3.11) and extension bundle version (4.x). If a platform update has broken compatibility, redeploy from the last known-good Bitbucket commit.</w:t>
            </w:r>
          </w:p>
        </w:tc>
        <w:tc>
          <w:tcPr>
            <w:tcW w:w="2880" w:type="dxa"/>
          </w:tcPr>
          <w:p w14:paraId="6FECF561" w14:textId="77777777" w:rsidR="004B2CAC" w:rsidRDefault="00861F0F">
            <w:r>
              <w:t>Azure Functions Admin</w:t>
            </w:r>
          </w:p>
        </w:tc>
      </w:tr>
      <w:tr w:rsidR="004B2CAC" w14:paraId="78C5A4F8" w14:textId="77777777">
        <w:tc>
          <w:tcPr>
            <w:tcW w:w="2880" w:type="dxa"/>
          </w:tcPr>
          <w:p w14:paraId="22D8970C" w14:textId="77777777" w:rsidR="004B2CAC" w:rsidRDefault="00861F0F">
            <w:r>
              <w:t>5</w:t>
            </w:r>
          </w:p>
        </w:tc>
        <w:tc>
          <w:tcPr>
            <w:tcW w:w="2880" w:type="dxa"/>
          </w:tcPr>
          <w:p w14:paraId="6A2770B6" w14:textId="77777777" w:rsidR="004B2CAC" w:rsidRDefault="00861F0F">
            <w:r>
              <w:t>Check Azure Service Health for any Azure Functions platform incidents in the relevant region.</w:t>
            </w:r>
          </w:p>
        </w:tc>
        <w:tc>
          <w:tcPr>
            <w:tcW w:w="2880" w:type="dxa"/>
          </w:tcPr>
          <w:p w14:paraId="061BEFA8" w14:textId="77777777" w:rsidR="004B2CAC" w:rsidRDefault="00A636DA">
            <w:r>
              <w:t>Dev team</w:t>
            </w:r>
          </w:p>
        </w:tc>
      </w:tr>
      <w:tr w:rsidR="004B2CAC" w14:paraId="2051F43F" w14:textId="77777777">
        <w:tc>
          <w:tcPr>
            <w:tcW w:w="2880" w:type="dxa"/>
          </w:tcPr>
          <w:p w14:paraId="5156ACFD" w14:textId="77777777" w:rsidR="004B2CAC" w:rsidRDefault="00861F0F">
            <w:r>
              <w:t>6</w:t>
            </w:r>
          </w:p>
        </w:tc>
        <w:tc>
          <w:tcPr>
            <w:tcW w:w="2880" w:type="dxa"/>
          </w:tcPr>
          <w:p w14:paraId="05373929" w14:textId="77777777" w:rsidR="004B2CAC" w:rsidRDefault="00861F0F">
            <w:r>
              <w:t xml:space="preserve">If all else fails: use VS Code Azure Functions extension to redeploy the </w:t>
            </w:r>
            <w:proofErr w:type="spellStart"/>
            <w:r>
              <w:t>ospython</w:t>
            </w:r>
            <w:proofErr w:type="spellEnd"/>
            <w:r>
              <w:t xml:space="preserve"> code.</w:t>
            </w:r>
          </w:p>
        </w:tc>
        <w:tc>
          <w:tcPr>
            <w:tcW w:w="2880" w:type="dxa"/>
          </w:tcPr>
          <w:p w14:paraId="329885CE" w14:textId="77777777" w:rsidR="004B2CAC" w:rsidRDefault="00A636DA">
            <w:r>
              <w:t>Dev team</w:t>
            </w:r>
          </w:p>
        </w:tc>
      </w:tr>
    </w:tbl>
    <w:p w14:paraId="0313E883" w14:textId="77777777" w:rsidR="004B2CAC" w:rsidRDefault="00861F0F">
      <w:pPr>
        <w:pStyle w:val="Heading2"/>
      </w:pPr>
      <w:bookmarkStart w:id="19" w:name="_Toc227930684"/>
      <w:r>
        <w:t>4.4 Playbook: SharePoint List View Threshold Exceeded</w:t>
      </w:r>
      <w:bookmarkEnd w:id="19"/>
    </w:p>
    <w:p w14:paraId="2DCB91FA" w14:textId="77777777" w:rsidR="004B2CAC" w:rsidRDefault="00861F0F">
      <w:r>
        <w:t>Symptom: Users see 'The attempted operation is prohibited because it exceeds the list view threshold' error.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1BD5DA67" w14:textId="77777777">
        <w:tc>
          <w:tcPr>
            <w:tcW w:w="2880" w:type="dxa"/>
          </w:tcPr>
          <w:p w14:paraId="75ABF9FD" w14:textId="77777777" w:rsidR="004B2CAC" w:rsidRDefault="00861F0F">
            <w:pPr>
              <w:jc w:val="center"/>
            </w:pPr>
            <w:r>
              <w:rPr>
                <w:b/>
              </w:rPr>
              <w:lastRenderedPageBreak/>
              <w:t>Step</w:t>
            </w:r>
          </w:p>
        </w:tc>
        <w:tc>
          <w:tcPr>
            <w:tcW w:w="2880" w:type="dxa"/>
          </w:tcPr>
          <w:p w14:paraId="61A24B68" w14:textId="77777777" w:rsidR="004B2CAC" w:rsidRDefault="00861F0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2A33AF39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35B57975" w14:textId="77777777">
        <w:tc>
          <w:tcPr>
            <w:tcW w:w="2880" w:type="dxa"/>
          </w:tcPr>
          <w:p w14:paraId="762859D6" w14:textId="77777777" w:rsidR="004B2CAC" w:rsidRDefault="00861F0F">
            <w:r>
              <w:t>1</w:t>
            </w:r>
          </w:p>
        </w:tc>
        <w:tc>
          <w:tcPr>
            <w:tcW w:w="2880" w:type="dxa"/>
          </w:tcPr>
          <w:p w14:paraId="050B5E55" w14:textId="77777777" w:rsidR="004B2CAC" w:rsidRDefault="00861F0F">
            <w:r>
              <w:t>Identify which list is failing (Resolutions, Mandates, PBI lists). Note the list item count.</w:t>
            </w:r>
          </w:p>
        </w:tc>
        <w:tc>
          <w:tcPr>
            <w:tcW w:w="2880" w:type="dxa"/>
          </w:tcPr>
          <w:p w14:paraId="202E9276" w14:textId="77777777" w:rsidR="004B2CAC" w:rsidRDefault="00A636DA">
            <w:r>
              <w:t>Dev team</w:t>
            </w:r>
          </w:p>
        </w:tc>
      </w:tr>
      <w:tr w:rsidR="004B2CAC" w14:paraId="76FC641D" w14:textId="77777777">
        <w:tc>
          <w:tcPr>
            <w:tcW w:w="2880" w:type="dxa"/>
          </w:tcPr>
          <w:p w14:paraId="0E014703" w14:textId="77777777" w:rsidR="004B2CAC" w:rsidRDefault="00861F0F">
            <w:r>
              <w:t>2</w:t>
            </w:r>
          </w:p>
        </w:tc>
        <w:tc>
          <w:tcPr>
            <w:tcW w:w="2880" w:type="dxa"/>
          </w:tcPr>
          <w:p w14:paraId="620DF8D5" w14:textId="77777777" w:rsidR="004B2CAC" w:rsidRDefault="00861F0F">
            <w:r>
              <w:t xml:space="preserve">Verify the failing list view uses indexed columns in its filter. If not, add a filter using an indexed column (e.g. Session, </w:t>
            </w:r>
            <w:proofErr w:type="spellStart"/>
            <w:r>
              <w:t>ResolutionID</w:t>
            </w:r>
            <w:proofErr w:type="spellEnd"/>
            <w:r>
              <w:t xml:space="preserve">, </w:t>
            </w:r>
            <w:proofErr w:type="spellStart"/>
            <w:r>
              <w:t>SessionYear</w:t>
            </w:r>
            <w:proofErr w:type="spellEnd"/>
            <w:r>
              <w:t>).</w:t>
            </w:r>
          </w:p>
        </w:tc>
        <w:tc>
          <w:tcPr>
            <w:tcW w:w="2880" w:type="dxa"/>
          </w:tcPr>
          <w:p w14:paraId="4D0FECCD" w14:textId="77777777" w:rsidR="004B2CAC" w:rsidRDefault="00861F0F">
            <w:r>
              <w:t>Site Administrator</w:t>
            </w:r>
          </w:p>
        </w:tc>
      </w:tr>
      <w:tr w:rsidR="004B2CAC" w14:paraId="30EDA848" w14:textId="77777777">
        <w:tc>
          <w:tcPr>
            <w:tcW w:w="2880" w:type="dxa"/>
          </w:tcPr>
          <w:p w14:paraId="4B999F1A" w14:textId="77777777" w:rsidR="004B2CAC" w:rsidRDefault="00861F0F">
            <w:r>
              <w:t>3</w:t>
            </w:r>
          </w:p>
        </w:tc>
        <w:tc>
          <w:tcPr>
            <w:tcW w:w="2880" w:type="dxa"/>
          </w:tcPr>
          <w:p w14:paraId="5F7977F1" w14:textId="77777777" w:rsidR="004B2CAC" w:rsidRDefault="00861F0F">
            <w:r>
              <w:t>If SPFx web part is making an unfiltered REST call: escalate to L3 to add a $filter parameter using an indexed column.</w:t>
            </w:r>
          </w:p>
        </w:tc>
        <w:tc>
          <w:tcPr>
            <w:tcW w:w="2880" w:type="dxa"/>
          </w:tcPr>
          <w:p w14:paraId="51FB4E0A" w14:textId="77777777" w:rsidR="004B2CAC" w:rsidRDefault="00A636DA">
            <w:r>
              <w:t>Dev team</w:t>
            </w:r>
          </w:p>
        </w:tc>
      </w:tr>
      <w:tr w:rsidR="004B2CAC" w14:paraId="3B497C0F" w14:textId="77777777">
        <w:tc>
          <w:tcPr>
            <w:tcW w:w="2880" w:type="dxa"/>
          </w:tcPr>
          <w:p w14:paraId="285D930C" w14:textId="77777777" w:rsidR="004B2CAC" w:rsidRDefault="00861F0F">
            <w:r>
              <w:t>4</w:t>
            </w:r>
          </w:p>
        </w:tc>
        <w:tc>
          <w:tcPr>
            <w:tcW w:w="2880" w:type="dxa"/>
          </w:tcPr>
          <w:p w14:paraId="28DEF260" w14:textId="77777777" w:rsidR="004B2CAC" w:rsidRDefault="00861F0F">
            <w:r>
              <w:t>Ensure all REST queries in SPFx use $select, $filter, and $top parameters. See Design Document Section 11.2.</w:t>
            </w:r>
          </w:p>
        </w:tc>
        <w:tc>
          <w:tcPr>
            <w:tcW w:w="2880" w:type="dxa"/>
          </w:tcPr>
          <w:p w14:paraId="0C051D80" w14:textId="77777777" w:rsidR="004B2CAC" w:rsidRDefault="00A636DA">
            <w:r>
              <w:t>Dev team</w:t>
            </w:r>
          </w:p>
        </w:tc>
      </w:tr>
      <w:tr w:rsidR="004B2CAC" w14:paraId="44CF0AEE" w14:textId="77777777">
        <w:tc>
          <w:tcPr>
            <w:tcW w:w="2880" w:type="dxa"/>
          </w:tcPr>
          <w:p w14:paraId="0D292D02" w14:textId="77777777" w:rsidR="004B2CAC" w:rsidRDefault="00861F0F">
            <w:r>
              <w:t>5</w:t>
            </w:r>
          </w:p>
        </w:tc>
        <w:tc>
          <w:tcPr>
            <w:tcW w:w="2880" w:type="dxa"/>
          </w:tcPr>
          <w:p w14:paraId="7FB06C3B" w14:textId="77777777" w:rsidR="004B2CAC" w:rsidRDefault="00861F0F">
            <w:r>
              <w:t xml:space="preserve">Index any columns that are frequently used in $filter but not yet indexed: Session, </w:t>
            </w:r>
            <w:proofErr w:type="spellStart"/>
            <w:r>
              <w:t>SessionYear</w:t>
            </w:r>
            <w:proofErr w:type="spellEnd"/>
            <w:r>
              <w:t xml:space="preserve">, </w:t>
            </w:r>
            <w:proofErr w:type="spellStart"/>
            <w:r>
              <w:t>IntergovtBody</w:t>
            </w:r>
            <w:proofErr w:type="spellEnd"/>
            <w:r>
              <w:t xml:space="preserve">, </w:t>
            </w:r>
            <w:proofErr w:type="spellStart"/>
            <w:r>
              <w:t>TypeofFile</w:t>
            </w:r>
            <w:proofErr w:type="spellEnd"/>
            <w:r>
              <w:t xml:space="preserve">, </w:t>
            </w:r>
            <w:proofErr w:type="spellStart"/>
            <w:r>
              <w:t>ResolutionID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E3510B7" w14:textId="77777777" w:rsidR="004B2CAC" w:rsidRDefault="00A636DA">
            <w:r>
              <w:t>Dev team</w:t>
            </w:r>
          </w:p>
        </w:tc>
      </w:tr>
    </w:tbl>
    <w:p w14:paraId="55E32D1E" w14:textId="77777777" w:rsidR="004B2CAC" w:rsidRDefault="00861F0F">
      <w:pPr>
        <w:pStyle w:val="Heading2"/>
      </w:pPr>
      <w:bookmarkStart w:id="20" w:name="_Toc227930685"/>
      <w:r>
        <w:t xml:space="preserve">4.5 Playbook: </w:t>
      </w:r>
      <w:proofErr w:type="spellStart"/>
      <w:r>
        <w:t>CostRates</w:t>
      </w:r>
      <w:proofErr w:type="spellEnd"/>
      <w:r>
        <w:t xml:space="preserve"> File Missing or Expired</w:t>
      </w:r>
      <w:bookmarkEnd w:id="20"/>
    </w:p>
    <w:p w14:paraId="0746BDE1" w14:textId="77777777" w:rsidR="004B2CAC" w:rsidRDefault="00861F0F">
      <w:r>
        <w:t>Symptom: OS generation, PBI forms, or the parser function return errors about missing rates or empty cost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0276BEC8" w14:textId="77777777">
        <w:tc>
          <w:tcPr>
            <w:tcW w:w="2880" w:type="dxa"/>
          </w:tcPr>
          <w:p w14:paraId="3FEF1C62" w14:textId="77777777" w:rsidR="004B2CAC" w:rsidRDefault="00861F0F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5320A58E" w14:textId="77777777" w:rsidR="004B2CAC" w:rsidRDefault="00861F0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267C1D24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4368E7D5" w14:textId="77777777">
        <w:tc>
          <w:tcPr>
            <w:tcW w:w="2880" w:type="dxa"/>
          </w:tcPr>
          <w:p w14:paraId="2081A3D3" w14:textId="77777777" w:rsidR="004B2CAC" w:rsidRDefault="00861F0F">
            <w:r>
              <w:t>1</w:t>
            </w:r>
          </w:p>
        </w:tc>
        <w:tc>
          <w:tcPr>
            <w:tcW w:w="2880" w:type="dxa"/>
          </w:tcPr>
          <w:p w14:paraId="28768CBB" w14:textId="77777777" w:rsidR="004B2CAC" w:rsidRDefault="00861F0F">
            <w:r>
              <w:t xml:space="preserve">Navigate to SharePoint → </w:t>
            </w:r>
            <w:proofErr w:type="spellStart"/>
            <w:r>
              <w:t>CostRates</w:t>
            </w:r>
            <w:proofErr w:type="spellEnd"/>
            <w:r>
              <w:t xml:space="preserve"> library. Check for a file with </w:t>
            </w:r>
            <w:proofErr w:type="spellStart"/>
            <w:r>
              <w:t>TypeofFile</w:t>
            </w:r>
            <w:proofErr w:type="spellEnd"/>
            <w:r>
              <w:t xml:space="preserve"> = </w:t>
            </w:r>
            <w:proofErr w:type="spellStart"/>
            <w:r>
              <w:t>CostRates</w:t>
            </w:r>
            <w:proofErr w:type="spellEnd"/>
            <w:r>
              <w:t xml:space="preserve">, </w:t>
            </w:r>
            <w:proofErr w:type="spellStart"/>
            <w:r>
              <w:t>EffectiveFromDate</w:t>
            </w:r>
            <w:proofErr w:type="spellEnd"/>
            <w:r>
              <w:t xml:space="preserve"> &lt;= today &lt;= </w:t>
            </w:r>
            <w:proofErr w:type="spellStart"/>
            <w:r>
              <w:t>ValidTillDate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7019974" w14:textId="77777777" w:rsidR="004B2CAC" w:rsidRDefault="00861F0F">
            <w:r>
              <w:t>Config Manager</w:t>
            </w:r>
          </w:p>
        </w:tc>
      </w:tr>
      <w:tr w:rsidR="004B2CAC" w14:paraId="5F7C8028" w14:textId="77777777">
        <w:tc>
          <w:tcPr>
            <w:tcW w:w="2880" w:type="dxa"/>
          </w:tcPr>
          <w:p w14:paraId="2A92B76A" w14:textId="77777777" w:rsidR="004B2CAC" w:rsidRDefault="00861F0F">
            <w:r>
              <w:t>2</w:t>
            </w:r>
          </w:p>
        </w:tc>
        <w:tc>
          <w:tcPr>
            <w:tcW w:w="2880" w:type="dxa"/>
          </w:tcPr>
          <w:p w14:paraId="59931999" w14:textId="77777777" w:rsidR="004B2CAC" w:rsidRDefault="00861F0F">
            <w:r>
              <w:t>If no valid file exists: upload a new MRMSRates_YYYY.xlsx with correct metadata. See Deployment Guide Section 8.1.</w:t>
            </w:r>
          </w:p>
        </w:tc>
        <w:tc>
          <w:tcPr>
            <w:tcW w:w="2880" w:type="dxa"/>
          </w:tcPr>
          <w:p w14:paraId="7B49F658" w14:textId="77777777" w:rsidR="004B2CAC" w:rsidRDefault="00861F0F">
            <w:r>
              <w:t>Config Manager</w:t>
            </w:r>
          </w:p>
        </w:tc>
      </w:tr>
      <w:tr w:rsidR="004B2CAC" w14:paraId="563AC29E" w14:textId="77777777">
        <w:tc>
          <w:tcPr>
            <w:tcW w:w="2880" w:type="dxa"/>
          </w:tcPr>
          <w:p w14:paraId="464D77D7" w14:textId="77777777" w:rsidR="004B2CAC" w:rsidRDefault="00861F0F">
            <w:r>
              <w:t>3</w:t>
            </w:r>
          </w:p>
        </w:tc>
        <w:tc>
          <w:tcPr>
            <w:tcW w:w="2880" w:type="dxa"/>
          </w:tcPr>
          <w:p w14:paraId="24FB4FDE" w14:textId="77777777" w:rsidR="004B2CAC" w:rsidRDefault="00861F0F">
            <w:r>
              <w:t xml:space="preserve">If the file exists but parser still fails: verify the </w:t>
            </w:r>
            <w:proofErr w:type="spellStart"/>
            <w:r>
              <w:t>ParsingTransform</w:t>
            </w:r>
            <w:proofErr w:type="spellEnd"/>
            <w:r>
              <w:t xml:space="preserve"> sheet exists in the workbook and </w:t>
            </w:r>
            <w:r>
              <w:lastRenderedPageBreak/>
              <w:t>has the Parse and Transform columns populated in row 2.</w:t>
            </w:r>
          </w:p>
        </w:tc>
        <w:tc>
          <w:tcPr>
            <w:tcW w:w="2880" w:type="dxa"/>
          </w:tcPr>
          <w:p w14:paraId="5833CC8B" w14:textId="77777777" w:rsidR="004B2CAC" w:rsidRDefault="00861F0F">
            <w:r>
              <w:lastRenderedPageBreak/>
              <w:t>Config Manager</w:t>
            </w:r>
          </w:p>
        </w:tc>
      </w:tr>
      <w:tr w:rsidR="004B2CAC" w14:paraId="08C571E8" w14:textId="77777777">
        <w:tc>
          <w:tcPr>
            <w:tcW w:w="2880" w:type="dxa"/>
          </w:tcPr>
          <w:p w14:paraId="2749043D" w14:textId="77777777" w:rsidR="004B2CAC" w:rsidRDefault="00861F0F">
            <w:r>
              <w:t>4</w:t>
            </w:r>
          </w:p>
        </w:tc>
        <w:tc>
          <w:tcPr>
            <w:tcW w:w="2880" w:type="dxa"/>
          </w:tcPr>
          <w:p w14:paraId="37344DA9" w14:textId="77777777" w:rsidR="004B2CAC" w:rsidRDefault="00861F0F">
            <w:r>
              <w:t>After uploading: re-test OS generation and OP parsing to confirm the new file is selected.</w:t>
            </w:r>
          </w:p>
        </w:tc>
        <w:tc>
          <w:tcPr>
            <w:tcW w:w="2880" w:type="dxa"/>
          </w:tcPr>
          <w:p w14:paraId="6C941A64" w14:textId="77777777" w:rsidR="004B2CAC" w:rsidRDefault="00861F0F">
            <w:r>
              <w:t>Config Manager /</w:t>
            </w:r>
            <w:r w:rsidR="00A636DA">
              <w:t xml:space="preserve"> Dev team</w:t>
            </w:r>
          </w:p>
        </w:tc>
      </w:tr>
    </w:tbl>
    <w:p w14:paraId="19AF8343" w14:textId="77777777" w:rsidR="004B2CAC" w:rsidRDefault="00861F0F">
      <w:pPr>
        <w:pStyle w:val="Heading2"/>
      </w:pPr>
      <w:bookmarkStart w:id="21" w:name="_Toc227930686"/>
      <w:r>
        <w:t>4.6 Playbook: HTTP Trigger URL Compromised</w:t>
      </w:r>
      <w:bookmarkEnd w:id="21"/>
    </w:p>
    <w:p w14:paraId="7D4B5ABB" w14:textId="77777777" w:rsidR="004B2CAC" w:rsidRDefault="00861F0F">
      <w:r>
        <w:t>Symptom: Suspected exposure of a Power Automate HTTP trigger URL used in SPFx web part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4E7D845E" w14:textId="77777777">
        <w:tc>
          <w:tcPr>
            <w:tcW w:w="2880" w:type="dxa"/>
          </w:tcPr>
          <w:p w14:paraId="4EE4BD61" w14:textId="77777777" w:rsidR="004B2CAC" w:rsidRDefault="00861F0F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38421F69" w14:textId="77777777" w:rsidR="004B2CAC" w:rsidRDefault="00861F0F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2880" w:type="dxa"/>
          </w:tcPr>
          <w:p w14:paraId="5BBBCB92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15641E0D" w14:textId="77777777">
        <w:tc>
          <w:tcPr>
            <w:tcW w:w="2880" w:type="dxa"/>
          </w:tcPr>
          <w:p w14:paraId="404BEC4E" w14:textId="77777777" w:rsidR="004B2CAC" w:rsidRDefault="00861F0F">
            <w:r>
              <w:t>1</w:t>
            </w:r>
          </w:p>
        </w:tc>
        <w:tc>
          <w:tcPr>
            <w:tcW w:w="2880" w:type="dxa"/>
          </w:tcPr>
          <w:p w14:paraId="3BB5443A" w14:textId="77777777" w:rsidR="004B2CAC" w:rsidRDefault="00861F0F">
            <w:r>
              <w:t>In Power Automate, open the affected flow → Settings → turn off the current HTTP trigger.</w:t>
            </w:r>
          </w:p>
        </w:tc>
        <w:tc>
          <w:tcPr>
            <w:tcW w:w="2880" w:type="dxa"/>
          </w:tcPr>
          <w:p w14:paraId="34074162" w14:textId="77777777" w:rsidR="004B2CAC" w:rsidRDefault="00861F0F">
            <w:r>
              <w:t>Flow Owner</w:t>
            </w:r>
          </w:p>
        </w:tc>
      </w:tr>
      <w:tr w:rsidR="004B2CAC" w14:paraId="1AD0EEA0" w14:textId="77777777">
        <w:tc>
          <w:tcPr>
            <w:tcW w:w="2880" w:type="dxa"/>
          </w:tcPr>
          <w:p w14:paraId="3CE19D35" w14:textId="77777777" w:rsidR="004B2CAC" w:rsidRDefault="00861F0F">
            <w:r>
              <w:t>2</w:t>
            </w:r>
          </w:p>
        </w:tc>
        <w:tc>
          <w:tcPr>
            <w:tcW w:w="2880" w:type="dxa"/>
          </w:tcPr>
          <w:p w14:paraId="3658D4D8" w14:textId="77777777" w:rsidR="004B2CAC" w:rsidRDefault="00861F0F">
            <w:r>
              <w:t>Create a new HTTP trigger (or regenerate the trigger URL if available) for the same flow.</w:t>
            </w:r>
          </w:p>
        </w:tc>
        <w:tc>
          <w:tcPr>
            <w:tcW w:w="2880" w:type="dxa"/>
          </w:tcPr>
          <w:p w14:paraId="08EA2D1A" w14:textId="77777777" w:rsidR="004B2CAC" w:rsidRDefault="00861F0F">
            <w:r>
              <w:t>Flow Owner</w:t>
            </w:r>
          </w:p>
        </w:tc>
      </w:tr>
      <w:tr w:rsidR="004B2CAC" w14:paraId="461AC022" w14:textId="77777777">
        <w:tc>
          <w:tcPr>
            <w:tcW w:w="2880" w:type="dxa"/>
          </w:tcPr>
          <w:p w14:paraId="5C5F4218" w14:textId="77777777" w:rsidR="004B2CAC" w:rsidRDefault="00861F0F">
            <w:r>
              <w:t>3</w:t>
            </w:r>
          </w:p>
        </w:tc>
        <w:tc>
          <w:tcPr>
            <w:tcW w:w="2880" w:type="dxa"/>
          </w:tcPr>
          <w:p w14:paraId="4D7787FB" w14:textId="77777777" w:rsidR="004B2CAC" w:rsidRDefault="00861F0F">
            <w:r>
              <w:t>Update the corresponding SPFx web part property (</w:t>
            </w:r>
            <w:proofErr w:type="spellStart"/>
            <w:r>
              <w:t>OralStatementFlowUrl</w:t>
            </w:r>
            <w:proofErr w:type="spellEnd"/>
            <w:r>
              <w:t xml:space="preserve"> or </w:t>
            </w:r>
            <w:proofErr w:type="spellStart"/>
            <w:r>
              <w:t>NotificationFlowUrl</w:t>
            </w:r>
            <w:proofErr w:type="spellEnd"/>
            <w:r>
              <w:t>) on each page with the new URL.</w:t>
            </w:r>
          </w:p>
        </w:tc>
        <w:tc>
          <w:tcPr>
            <w:tcW w:w="2880" w:type="dxa"/>
          </w:tcPr>
          <w:p w14:paraId="7DA88C49" w14:textId="77777777" w:rsidR="004B2CAC" w:rsidRDefault="00861F0F">
            <w:r>
              <w:t>Site Administrator</w:t>
            </w:r>
          </w:p>
        </w:tc>
      </w:tr>
      <w:tr w:rsidR="004B2CAC" w14:paraId="19F2DAF2" w14:textId="77777777">
        <w:tc>
          <w:tcPr>
            <w:tcW w:w="2880" w:type="dxa"/>
          </w:tcPr>
          <w:p w14:paraId="0B49BCAF" w14:textId="77777777" w:rsidR="004B2CAC" w:rsidRDefault="00861F0F">
            <w:r>
              <w:t>4</w:t>
            </w:r>
          </w:p>
        </w:tc>
        <w:tc>
          <w:tcPr>
            <w:tcW w:w="2880" w:type="dxa"/>
          </w:tcPr>
          <w:p w14:paraId="26D8415E" w14:textId="77777777" w:rsidR="004B2CAC" w:rsidRDefault="00861F0F">
            <w:r>
              <w:t>Verify no residual logs or browser caches contain the old URL. Advise relevant users.</w:t>
            </w:r>
          </w:p>
        </w:tc>
        <w:tc>
          <w:tcPr>
            <w:tcW w:w="2880" w:type="dxa"/>
          </w:tcPr>
          <w:p w14:paraId="51508B0A" w14:textId="77777777" w:rsidR="004B2CAC" w:rsidRDefault="00861F0F">
            <w:r>
              <w:t>Flow Owner / Site Administrator</w:t>
            </w:r>
          </w:p>
        </w:tc>
      </w:tr>
      <w:tr w:rsidR="004B2CAC" w14:paraId="030B7BAA" w14:textId="77777777">
        <w:tc>
          <w:tcPr>
            <w:tcW w:w="2880" w:type="dxa"/>
          </w:tcPr>
          <w:p w14:paraId="14C6475D" w14:textId="77777777" w:rsidR="004B2CAC" w:rsidRDefault="00861F0F">
            <w:r>
              <w:t>5</w:t>
            </w:r>
          </w:p>
        </w:tc>
        <w:tc>
          <w:tcPr>
            <w:tcW w:w="2880" w:type="dxa"/>
          </w:tcPr>
          <w:p w14:paraId="15AC7F46" w14:textId="77777777" w:rsidR="004B2CAC" w:rsidRDefault="00861F0F">
            <w:r>
              <w:t>Document the incident and date of rotation.</w:t>
            </w:r>
          </w:p>
        </w:tc>
        <w:tc>
          <w:tcPr>
            <w:tcW w:w="2880" w:type="dxa"/>
          </w:tcPr>
          <w:p w14:paraId="159B54A8" w14:textId="77777777" w:rsidR="004B2CAC" w:rsidRDefault="00861F0F">
            <w:r>
              <w:t>Service Owner</w:t>
            </w:r>
          </w:p>
        </w:tc>
      </w:tr>
    </w:tbl>
    <w:p w14:paraId="6A93D8EF" w14:textId="77777777" w:rsidR="004B2CAC" w:rsidRDefault="00861F0F">
      <w:pPr>
        <w:pStyle w:val="Heading1"/>
      </w:pPr>
      <w:bookmarkStart w:id="22" w:name="_Toc227930687"/>
      <w:r>
        <w:t>5. Troubleshooting &amp; Log Reading</w:t>
      </w:r>
      <w:bookmarkEnd w:id="22"/>
    </w:p>
    <w:p w14:paraId="44F64129" w14:textId="77777777" w:rsidR="004B2CAC" w:rsidRDefault="00861F0F">
      <w:pPr>
        <w:pStyle w:val="Heading2"/>
      </w:pPr>
      <w:bookmarkStart w:id="23" w:name="_Toc227930688"/>
      <w:r>
        <w:t>5.1 SPFx Error Logs List</w:t>
      </w:r>
      <w:bookmarkEnd w:id="23"/>
    </w:p>
    <w:p w14:paraId="362EA7CC" w14:textId="77777777" w:rsidR="004B2CAC" w:rsidRDefault="00861F0F">
      <w:r>
        <w:t>SPFx web parts write structured error entries to the Error Logs SharePoint list. Navigate to: SharePoint site → Error Logs.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3DB18998" w14:textId="77777777">
        <w:tc>
          <w:tcPr>
            <w:tcW w:w="2880" w:type="dxa"/>
          </w:tcPr>
          <w:p w14:paraId="36E81826" w14:textId="77777777" w:rsidR="004B2CAC" w:rsidRDefault="00861F0F">
            <w:pPr>
              <w:jc w:val="center"/>
            </w:pPr>
            <w:r>
              <w:rPr>
                <w:b/>
              </w:rPr>
              <w:t>Column</w:t>
            </w:r>
          </w:p>
        </w:tc>
        <w:tc>
          <w:tcPr>
            <w:tcW w:w="2880" w:type="dxa"/>
          </w:tcPr>
          <w:p w14:paraId="00F337E2" w14:textId="77777777" w:rsidR="004B2CAC" w:rsidRDefault="00861F0F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0DB396EC" w14:textId="77777777" w:rsidR="004B2CAC" w:rsidRDefault="00861F0F">
            <w:pPr>
              <w:jc w:val="center"/>
            </w:pPr>
            <w:r>
              <w:rPr>
                <w:b/>
              </w:rPr>
              <w:t>How to Use</w:t>
            </w:r>
          </w:p>
        </w:tc>
      </w:tr>
      <w:tr w:rsidR="004B2CAC" w14:paraId="00EF2742" w14:textId="77777777">
        <w:tc>
          <w:tcPr>
            <w:tcW w:w="2880" w:type="dxa"/>
          </w:tcPr>
          <w:p w14:paraId="5EF8517D" w14:textId="77777777" w:rsidR="004B2CAC" w:rsidRDefault="00861F0F">
            <w:proofErr w:type="spellStart"/>
            <w:r>
              <w:t>ErrorID</w:t>
            </w:r>
            <w:proofErr w:type="spellEnd"/>
          </w:p>
        </w:tc>
        <w:tc>
          <w:tcPr>
            <w:tcW w:w="2880" w:type="dxa"/>
          </w:tcPr>
          <w:p w14:paraId="775B12A8" w14:textId="77777777" w:rsidR="004B2CAC" w:rsidRDefault="00861F0F">
            <w:r>
              <w:t>Text</w:t>
            </w:r>
          </w:p>
        </w:tc>
        <w:tc>
          <w:tcPr>
            <w:tcW w:w="2880" w:type="dxa"/>
          </w:tcPr>
          <w:p w14:paraId="7BE7A699" w14:textId="77777777" w:rsidR="004B2CAC" w:rsidRDefault="00861F0F">
            <w:r>
              <w:t>Unique identifier from the error message, if available</w:t>
            </w:r>
          </w:p>
        </w:tc>
      </w:tr>
      <w:tr w:rsidR="004B2CAC" w14:paraId="473275FA" w14:textId="77777777">
        <w:tc>
          <w:tcPr>
            <w:tcW w:w="2880" w:type="dxa"/>
          </w:tcPr>
          <w:p w14:paraId="71C1C333" w14:textId="77777777" w:rsidR="004B2CAC" w:rsidRDefault="00861F0F">
            <w:proofErr w:type="spellStart"/>
            <w:r>
              <w:t>WebPart</w:t>
            </w:r>
            <w:proofErr w:type="spellEnd"/>
          </w:p>
        </w:tc>
        <w:tc>
          <w:tcPr>
            <w:tcW w:w="2880" w:type="dxa"/>
          </w:tcPr>
          <w:p w14:paraId="316A6C86" w14:textId="77777777" w:rsidR="004B2CAC" w:rsidRDefault="00861F0F">
            <w:r>
              <w:t>Text</w:t>
            </w:r>
          </w:p>
        </w:tc>
        <w:tc>
          <w:tcPr>
            <w:tcW w:w="2880" w:type="dxa"/>
          </w:tcPr>
          <w:p w14:paraId="5AD20C65" w14:textId="77777777" w:rsidR="004B2CAC" w:rsidRDefault="00861F0F">
            <w:r>
              <w:t xml:space="preserve">Name of the SPFx web part that raised the error (e.g. Section2, </w:t>
            </w:r>
            <w:proofErr w:type="spellStart"/>
            <w:r>
              <w:t>AddResolution</w:t>
            </w:r>
            <w:proofErr w:type="spellEnd"/>
            <w:r>
              <w:t xml:space="preserve">, </w:t>
            </w:r>
            <w:proofErr w:type="spellStart"/>
            <w:r>
              <w:t>BulkUploads</w:t>
            </w:r>
            <w:proofErr w:type="spellEnd"/>
            <w:r>
              <w:t>)</w:t>
            </w:r>
          </w:p>
        </w:tc>
      </w:tr>
      <w:tr w:rsidR="004B2CAC" w14:paraId="43FDAD7C" w14:textId="77777777">
        <w:tc>
          <w:tcPr>
            <w:tcW w:w="2880" w:type="dxa"/>
          </w:tcPr>
          <w:p w14:paraId="75E4D840" w14:textId="77777777" w:rsidR="004B2CAC" w:rsidRDefault="00861F0F">
            <w:proofErr w:type="spellStart"/>
            <w:r>
              <w:lastRenderedPageBreak/>
              <w:t>ErrorMessage</w:t>
            </w:r>
            <w:proofErr w:type="spellEnd"/>
          </w:p>
        </w:tc>
        <w:tc>
          <w:tcPr>
            <w:tcW w:w="2880" w:type="dxa"/>
          </w:tcPr>
          <w:p w14:paraId="674906AF" w14:textId="77777777" w:rsidR="004B2CAC" w:rsidRDefault="00861F0F">
            <w:r>
              <w:t>Text</w:t>
            </w:r>
          </w:p>
        </w:tc>
        <w:tc>
          <w:tcPr>
            <w:tcW w:w="2880" w:type="dxa"/>
          </w:tcPr>
          <w:p w14:paraId="77925617" w14:textId="77777777" w:rsidR="004B2CAC" w:rsidRDefault="00861F0F">
            <w:r>
              <w:t>The exception message. Search this for known error patterns (see table below)</w:t>
            </w:r>
          </w:p>
        </w:tc>
      </w:tr>
      <w:tr w:rsidR="004B2CAC" w14:paraId="6CB6DE76" w14:textId="77777777">
        <w:tc>
          <w:tcPr>
            <w:tcW w:w="2880" w:type="dxa"/>
          </w:tcPr>
          <w:p w14:paraId="75F55512" w14:textId="77777777" w:rsidR="004B2CAC" w:rsidRDefault="00861F0F">
            <w:proofErr w:type="spellStart"/>
            <w:r>
              <w:t>StackTrace</w:t>
            </w:r>
            <w:proofErr w:type="spellEnd"/>
          </w:p>
        </w:tc>
        <w:tc>
          <w:tcPr>
            <w:tcW w:w="2880" w:type="dxa"/>
          </w:tcPr>
          <w:p w14:paraId="5FCD8A60" w14:textId="77777777" w:rsidR="004B2CAC" w:rsidRDefault="00861F0F">
            <w:r>
              <w:t>Multi-line Text</w:t>
            </w:r>
          </w:p>
        </w:tc>
        <w:tc>
          <w:tcPr>
            <w:tcW w:w="2880" w:type="dxa"/>
          </w:tcPr>
          <w:p w14:paraId="6B426202" w14:textId="77777777" w:rsidR="004B2CAC" w:rsidRDefault="00861F0F">
            <w:r>
              <w:t xml:space="preserve">Full JavaScript stack trace. Share with </w:t>
            </w:r>
            <w:r w:rsidR="00CB3DB6">
              <w:t>dev team</w:t>
            </w:r>
            <w:r>
              <w:t xml:space="preserve"> for code-level diagnosis</w:t>
            </w:r>
          </w:p>
        </w:tc>
      </w:tr>
      <w:tr w:rsidR="004B2CAC" w14:paraId="253092C1" w14:textId="77777777">
        <w:tc>
          <w:tcPr>
            <w:tcW w:w="2880" w:type="dxa"/>
          </w:tcPr>
          <w:p w14:paraId="3E8138E6" w14:textId="77777777" w:rsidR="004B2CAC" w:rsidRDefault="00861F0F">
            <w:proofErr w:type="spellStart"/>
            <w:r>
              <w:t>UserLogin</w:t>
            </w:r>
            <w:proofErr w:type="spellEnd"/>
          </w:p>
        </w:tc>
        <w:tc>
          <w:tcPr>
            <w:tcW w:w="2880" w:type="dxa"/>
          </w:tcPr>
          <w:p w14:paraId="7E7095E9" w14:textId="77777777" w:rsidR="004B2CAC" w:rsidRDefault="00861F0F">
            <w:r>
              <w:t>Text</w:t>
            </w:r>
          </w:p>
        </w:tc>
        <w:tc>
          <w:tcPr>
            <w:tcW w:w="2880" w:type="dxa"/>
          </w:tcPr>
          <w:p w14:paraId="4033FAFD" w14:textId="77777777" w:rsidR="004B2CAC" w:rsidRDefault="00861F0F">
            <w:r>
              <w:t>Login of the user who encountered the error. Use to reproduce in their browser session</w:t>
            </w:r>
          </w:p>
        </w:tc>
      </w:tr>
      <w:tr w:rsidR="004B2CAC" w14:paraId="181D29B1" w14:textId="77777777">
        <w:tc>
          <w:tcPr>
            <w:tcW w:w="2880" w:type="dxa"/>
          </w:tcPr>
          <w:p w14:paraId="537ABD98" w14:textId="77777777" w:rsidR="004B2CAC" w:rsidRDefault="00861F0F">
            <w:r>
              <w:t>Timestamp</w:t>
            </w:r>
          </w:p>
        </w:tc>
        <w:tc>
          <w:tcPr>
            <w:tcW w:w="2880" w:type="dxa"/>
          </w:tcPr>
          <w:p w14:paraId="26C85500" w14:textId="77777777" w:rsidR="004B2CAC" w:rsidRDefault="00861F0F">
            <w:proofErr w:type="spellStart"/>
            <w:r>
              <w:t>DateTime</w:t>
            </w:r>
            <w:proofErr w:type="spellEnd"/>
          </w:p>
        </w:tc>
        <w:tc>
          <w:tcPr>
            <w:tcW w:w="2880" w:type="dxa"/>
          </w:tcPr>
          <w:p w14:paraId="6E71A03D" w14:textId="77777777" w:rsidR="004B2CAC" w:rsidRDefault="00861F0F">
            <w:r>
              <w:t>UTC. Use to correlate with Power Automate run history and Azure Function logs</w:t>
            </w:r>
          </w:p>
        </w:tc>
      </w:tr>
      <w:tr w:rsidR="004B2CAC" w14:paraId="547B5A77" w14:textId="77777777">
        <w:tc>
          <w:tcPr>
            <w:tcW w:w="2880" w:type="dxa"/>
          </w:tcPr>
          <w:p w14:paraId="31D52393" w14:textId="77777777" w:rsidR="004B2CAC" w:rsidRDefault="00861F0F">
            <w:proofErr w:type="spellStart"/>
            <w:r>
              <w:t>ResolutionID</w:t>
            </w:r>
            <w:proofErr w:type="spellEnd"/>
          </w:p>
        </w:tc>
        <w:tc>
          <w:tcPr>
            <w:tcW w:w="2880" w:type="dxa"/>
          </w:tcPr>
          <w:p w14:paraId="58C281B0" w14:textId="77777777" w:rsidR="004B2CAC" w:rsidRDefault="00861F0F">
            <w:r>
              <w:t>Text</w:t>
            </w:r>
          </w:p>
        </w:tc>
        <w:tc>
          <w:tcPr>
            <w:tcW w:w="2880" w:type="dxa"/>
          </w:tcPr>
          <w:p w14:paraId="38F61B20" w14:textId="77777777" w:rsidR="004B2CAC" w:rsidRDefault="00861F0F">
            <w:r>
              <w:t>The resolution the user was working on. Use to check for data integrity issues</w:t>
            </w:r>
          </w:p>
        </w:tc>
      </w:tr>
      <w:tr w:rsidR="004B2CAC" w14:paraId="3B5657CF" w14:textId="77777777">
        <w:tc>
          <w:tcPr>
            <w:tcW w:w="2880" w:type="dxa"/>
          </w:tcPr>
          <w:p w14:paraId="1B4A57C8" w14:textId="77777777" w:rsidR="004B2CAC" w:rsidRDefault="00861F0F">
            <w:r>
              <w:t>Severity</w:t>
            </w:r>
          </w:p>
        </w:tc>
        <w:tc>
          <w:tcPr>
            <w:tcW w:w="2880" w:type="dxa"/>
          </w:tcPr>
          <w:p w14:paraId="0E165140" w14:textId="77777777" w:rsidR="004B2CAC" w:rsidRDefault="00861F0F">
            <w:r>
              <w:t>Choice</w:t>
            </w:r>
          </w:p>
        </w:tc>
        <w:tc>
          <w:tcPr>
            <w:tcW w:w="2880" w:type="dxa"/>
          </w:tcPr>
          <w:p w14:paraId="0937C391" w14:textId="77777777" w:rsidR="004B2CAC" w:rsidRDefault="00861F0F">
            <w:r>
              <w:t>Info / Warning / Error / Critical. Filter on Error + Critical for actionable items</w:t>
            </w:r>
          </w:p>
        </w:tc>
      </w:tr>
      <w:tr w:rsidR="004B2CAC" w14:paraId="1A6CAF29" w14:textId="77777777">
        <w:tc>
          <w:tcPr>
            <w:tcW w:w="2880" w:type="dxa"/>
          </w:tcPr>
          <w:p w14:paraId="7A737AA2" w14:textId="77777777" w:rsidR="004B2CAC" w:rsidRDefault="00861F0F">
            <w:r>
              <w:t>Resolved</w:t>
            </w:r>
          </w:p>
        </w:tc>
        <w:tc>
          <w:tcPr>
            <w:tcW w:w="2880" w:type="dxa"/>
          </w:tcPr>
          <w:p w14:paraId="3B34A245" w14:textId="77777777" w:rsidR="004B2CAC" w:rsidRDefault="00861F0F">
            <w:r>
              <w:t>Boolean</w:t>
            </w:r>
          </w:p>
        </w:tc>
        <w:tc>
          <w:tcPr>
            <w:tcW w:w="2880" w:type="dxa"/>
          </w:tcPr>
          <w:p w14:paraId="6D421000" w14:textId="77777777" w:rsidR="004B2CAC" w:rsidRDefault="00861F0F">
            <w:r>
              <w:t>Set to Yes once the error has been investigated and closed</w:t>
            </w:r>
          </w:p>
        </w:tc>
      </w:tr>
    </w:tbl>
    <w:p w14:paraId="568885BE" w14:textId="77777777" w:rsidR="004B2CAC" w:rsidRDefault="00861F0F">
      <w:pPr>
        <w:pStyle w:val="Heading2"/>
      </w:pPr>
      <w:bookmarkStart w:id="24" w:name="_Toc227930689"/>
      <w:r>
        <w:t>5.2 Common Error Patterns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496F5225" w14:textId="77777777">
        <w:tc>
          <w:tcPr>
            <w:tcW w:w="2880" w:type="dxa"/>
          </w:tcPr>
          <w:p w14:paraId="4E7FBFA9" w14:textId="77777777" w:rsidR="004B2CAC" w:rsidRDefault="00861F0F">
            <w:pPr>
              <w:jc w:val="center"/>
            </w:pPr>
            <w:r>
              <w:rPr>
                <w:b/>
              </w:rPr>
              <w:t>Error Message Pattern</w:t>
            </w:r>
          </w:p>
        </w:tc>
        <w:tc>
          <w:tcPr>
            <w:tcW w:w="2880" w:type="dxa"/>
          </w:tcPr>
          <w:p w14:paraId="15E896FB" w14:textId="77777777" w:rsidR="004B2CAC" w:rsidRDefault="00861F0F">
            <w:pPr>
              <w:jc w:val="center"/>
            </w:pPr>
            <w:r>
              <w:rPr>
                <w:b/>
              </w:rPr>
              <w:t>Likely Cause</w:t>
            </w:r>
          </w:p>
        </w:tc>
        <w:tc>
          <w:tcPr>
            <w:tcW w:w="2880" w:type="dxa"/>
          </w:tcPr>
          <w:p w14:paraId="16F4D3D5" w14:textId="77777777" w:rsidR="004B2CAC" w:rsidRDefault="00861F0F">
            <w:pPr>
              <w:jc w:val="center"/>
            </w:pPr>
            <w:r>
              <w:rPr>
                <w:b/>
              </w:rPr>
              <w:t>Resolution</w:t>
            </w:r>
          </w:p>
        </w:tc>
      </w:tr>
      <w:tr w:rsidR="004B2CAC" w14:paraId="49316C01" w14:textId="77777777">
        <w:tc>
          <w:tcPr>
            <w:tcW w:w="2880" w:type="dxa"/>
          </w:tcPr>
          <w:p w14:paraId="4EAF1F05" w14:textId="77777777" w:rsidR="004B2CAC" w:rsidRDefault="00861F0F">
            <w:r>
              <w:t>Access denied / 403</w:t>
            </w:r>
          </w:p>
        </w:tc>
        <w:tc>
          <w:tcPr>
            <w:tcW w:w="2880" w:type="dxa"/>
          </w:tcPr>
          <w:p w14:paraId="2F45EAE5" w14:textId="77777777" w:rsidR="004B2CAC" w:rsidRDefault="00861F0F">
            <w:r>
              <w:t>User does not have the required permission on the list or library</w:t>
            </w:r>
          </w:p>
        </w:tc>
        <w:tc>
          <w:tcPr>
            <w:tcW w:w="2880" w:type="dxa"/>
          </w:tcPr>
          <w:p w14:paraId="28511222" w14:textId="77777777" w:rsidR="004B2CAC" w:rsidRDefault="00861F0F">
            <w:r>
              <w:t>Check the user's SharePoint group membership via the PowerApps user management app or Site Settings → People and Groups</w:t>
            </w:r>
          </w:p>
        </w:tc>
      </w:tr>
      <w:tr w:rsidR="004B2CAC" w14:paraId="699CB1FF" w14:textId="77777777">
        <w:tc>
          <w:tcPr>
            <w:tcW w:w="2880" w:type="dxa"/>
          </w:tcPr>
          <w:p w14:paraId="08095169" w14:textId="77777777" w:rsidR="004B2CAC" w:rsidRDefault="00861F0F">
            <w:r>
              <w:t>The file is currently checked out</w:t>
            </w:r>
          </w:p>
        </w:tc>
        <w:tc>
          <w:tcPr>
            <w:tcW w:w="2880" w:type="dxa"/>
          </w:tcPr>
          <w:p w14:paraId="6884E3F6" w14:textId="77777777" w:rsidR="004B2CAC" w:rsidRDefault="00861F0F">
            <w:r>
              <w:t>Oral Statement .docx is open/checked out by another user</w:t>
            </w:r>
          </w:p>
        </w:tc>
        <w:tc>
          <w:tcPr>
            <w:tcW w:w="2880" w:type="dxa"/>
          </w:tcPr>
          <w:p w14:paraId="4D2A44C2" w14:textId="77777777" w:rsidR="004B2CAC" w:rsidRDefault="00861F0F">
            <w:r>
              <w:t>Ask the user who has it open to close the document. Use SharePoint Check In if needed.</w:t>
            </w:r>
          </w:p>
        </w:tc>
      </w:tr>
      <w:tr w:rsidR="004B2CAC" w14:paraId="449A52E9" w14:textId="77777777">
        <w:tc>
          <w:tcPr>
            <w:tcW w:w="2880" w:type="dxa"/>
          </w:tcPr>
          <w:p w14:paraId="3B657694" w14:textId="77777777" w:rsidR="004B2CAC" w:rsidRDefault="00861F0F">
            <w:r>
              <w:t>Cannot read property of undefined</w:t>
            </w:r>
          </w:p>
        </w:tc>
        <w:tc>
          <w:tcPr>
            <w:tcW w:w="2880" w:type="dxa"/>
          </w:tcPr>
          <w:p w14:paraId="3E82D7AB" w14:textId="77777777" w:rsidR="004B2CAC" w:rsidRDefault="00861F0F">
            <w:r>
              <w:t>SPFx web part received an empty/null response from a REST API call; likely a missing list column or empty list</w:t>
            </w:r>
          </w:p>
        </w:tc>
        <w:tc>
          <w:tcPr>
            <w:tcW w:w="2880" w:type="dxa"/>
          </w:tcPr>
          <w:p w14:paraId="3C989509" w14:textId="77777777" w:rsidR="004B2CAC" w:rsidRDefault="00861F0F">
            <w:r>
              <w:t>Check the list exists and contains data. Verify the correct site URL is configured in the web part property.</w:t>
            </w:r>
          </w:p>
        </w:tc>
      </w:tr>
      <w:tr w:rsidR="004B2CAC" w14:paraId="019FA787" w14:textId="77777777">
        <w:tc>
          <w:tcPr>
            <w:tcW w:w="2880" w:type="dxa"/>
          </w:tcPr>
          <w:p w14:paraId="6F6B89E9" w14:textId="77777777" w:rsidR="004B2CAC" w:rsidRDefault="00861F0F">
            <w:r>
              <w:t>Failed to fetch / Network request failed</w:t>
            </w:r>
          </w:p>
        </w:tc>
        <w:tc>
          <w:tcPr>
            <w:tcW w:w="2880" w:type="dxa"/>
          </w:tcPr>
          <w:p w14:paraId="0B96A49C" w14:textId="77777777" w:rsidR="004B2CAC" w:rsidRDefault="00861F0F">
            <w:r>
              <w:t>Azure Function endpoint is unreachable or function key is invalid</w:t>
            </w:r>
          </w:p>
        </w:tc>
        <w:tc>
          <w:tcPr>
            <w:tcW w:w="2880" w:type="dxa"/>
          </w:tcPr>
          <w:p w14:paraId="2D35BCFB" w14:textId="77777777" w:rsidR="004B2CAC" w:rsidRDefault="00861F0F">
            <w:r>
              <w:t>Verify the Azure Function app is running. Re-obtain the function URL and key from Azure Portal.</w:t>
            </w:r>
          </w:p>
        </w:tc>
      </w:tr>
      <w:tr w:rsidR="004B2CAC" w14:paraId="301CFC64" w14:textId="77777777">
        <w:tc>
          <w:tcPr>
            <w:tcW w:w="2880" w:type="dxa"/>
          </w:tcPr>
          <w:p w14:paraId="64EA9E50" w14:textId="77777777" w:rsidR="004B2CAC" w:rsidRDefault="00861F0F">
            <w:r>
              <w:t>List View Threshold exceeded (</w:t>
            </w:r>
            <w:proofErr w:type="spellStart"/>
            <w:r>
              <w:t>SPThresholdException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7C84CB7" w14:textId="77777777" w:rsidR="004B2CAC" w:rsidRDefault="00861F0F">
            <w:r>
              <w:t>Unfiltered REST query on a list with &gt; 5,000 items</w:t>
            </w:r>
          </w:p>
        </w:tc>
        <w:tc>
          <w:tcPr>
            <w:tcW w:w="2880" w:type="dxa"/>
          </w:tcPr>
          <w:p w14:paraId="7A33CBC3" w14:textId="77777777" w:rsidR="004B2CAC" w:rsidRDefault="00861F0F">
            <w:r>
              <w:t>See Playbook 4.4 above</w:t>
            </w:r>
          </w:p>
        </w:tc>
      </w:tr>
      <w:tr w:rsidR="004B2CAC" w14:paraId="22645849" w14:textId="77777777">
        <w:tc>
          <w:tcPr>
            <w:tcW w:w="2880" w:type="dxa"/>
          </w:tcPr>
          <w:p w14:paraId="630B483D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not found / No </w:t>
            </w:r>
            <w:r>
              <w:lastRenderedPageBreak/>
              <w:t>active rates file</w:t>
            </w:r>
          </w:p>
        </w:tc>
        <w:tc>
          <w:tcPr>
            <w:tcW w:w="2880" w:type="dxa"/>
          </w:tcPr>
          <w:p w14:paraId="42DF4A0A" w14:textId="77777777" w:rsidR="004B2CAC" w:rsidRDefault="00861F0F">
            <w:r>
              <w:lastRenderedPageBreak/>
              <w:t xml:space="preserve">No </w:t>
            </w:r>
            <w:proofErr w:type="spellStart"/>
            <w:r>
              <w:t>CostRates</w:t>
            </w:r>
            <w:proofErr w:type="spellEnd"/>
            <w:r>
              <w:t xml:space="preserve"> file in the </w:t>
            </w:r>
            <w:r>
              <w:lastRenderedPageBreak/>
              <w:t>library matches the date criteria</w:t>
            </w:r>
          </w:p>
        </w:tc>
        <w:tc>
          <w:tcPr>
            <w:tcW w:w="2880" w:type="dxa"/>
          </w:tcPr>
          <w:p w14:paraId="0B284178" w14:textId="77777777" w:rsidR="004B2CAC" w:rsidRDefault="00861F0F">
            <w:r>
              <w:lastRenderedPageBreak/>
              <w:t>See Playbook 4.5 above</w:t>
            </w:r>
          </w:p>
        </w:tc>
      </w:tr>
      <w:tr w:rsidR="004B2CAC" w14:paraId="027AC88B" w14:textId="77777777">
        <w:tc>
          <w:tcPr>
            <w:tcW w:w="2880" w:type="dxa"/>
          </w:tcPr>
          <w:p w14:paraId="7E9BAB21" w14:textId="77777777" w:rsidR="004B2CAC" w:rsidRDefault="00861F0F">
            <w:r>
              <w:t xml:space="preserve">MSAL / </w:t>
            </w:r>
            <w:proofErr w:type="spellStart"/>
            <w:r>
              <w:t>TokenError</w:t>
            </w:r>
            <w:proofErr w:type="spellEnd"/>
            <w:r>
              <w:t xml:space="preserve"> / 401 Unauthorized (Azure Function)</w:t>
            </w:r>
          </w:p>
        </w:tc>
        <w:tc>
          <w:tcPr>
            <w:tcW w:w="2880" w:type="dxa"/>
          </w:tcPr>
          <w:p w14:paraId="3500FD30" w14:textId="77777777" w:rsidR="004B2CAC" w:rsidRDefault="00861F0F">
            <w:r>
              <w:t>Certificate expired, wrong Client ID, or misconfigured Application Settings</w:t>
            </w:r>
          </w:p>
        </w:tc>
        <w:tc>
          <w:tcPr>
            <w:tcW w:w="2880" w:type="dxa"/>
          </w:tcPr>
          <w:p w14:paraId="01FDD902" w14:textId="588D2D43" w:rsidR="004B2CAC" w:rsidRDefault="00861F0F">
            <w:r>
              <w:t xml:space="preserve">Verify </w:t>
            </w:r>
            <w:proofErr w:type="spellStart"/>
            <w:r>
              <w:t>uat_ClientID</w:t>
            </w:r>
            <w:proofErr w:type="spellEnd"/>
            <w:r w:rsidR="00B937CF">
              <w:t xml:space="preserve"> </w:t>
            </w:r>
            <w:r>
              <w:t>in Azure Function App settings. Check certificate expiry.</w:t>
            </w:r>
          </w:p>
        </w:tc>
      </w:tr>
      <w:tr w:rsidR="004B2CAC" w14:paraId="0A4228A2" w14:textId="77777777">
        <w:tc>
          <w:tcPr>
            <w:tcW w:w="2880" w:type="dxa"/>
          </w:tcPr>
          <w:p w14:paraId="3B6C336C" w14:textId="77777777" w:rsidR="004B2CAC" w:rsidRDefault="00861F0F">
            <w:proofErr w:type="spellStart"/>
            <w:r>
              <w:t>DocxTemplate</w:t>
            </w:r>
            <w:proofErr w:type="spellEnd"/>
            <w:r>
              <w:t xml:space="preserve"> / Jinja2 rendering error</w:t>
            </w:r>
          </w:p>
        </w:tc>
        <w:tc>
          <w:tcPr>
            <w:tcW w:w="2880" w:type="dxa"/>
          </w:tcPr>
          <w:p w14:paraId="40FD862E" w14:textId="77777777" w:rsidR="004B2CAC" w:rsidRDefault="00861F0F">
            <w:r>
              <w:t xml:space="preserve">Template variable in </w:t>
            </w:r>
            <w:proofErr w:type="spellStart"/>
            <w:r>
              <w:t>OSTemplate</w:t>
            </w:r>
            <w:proofErr w:type="spellEnd"/>
            <w:r>
              <w:t xml:space="preserve"> or RE template references a field not present in the JSON payload</w:t>
            </w:r>
          </w:p>
        </w:tc>
        <w:tc>
          <w:tcPr>
            <w:tcW w:w="2880" w:type="dxa"/>
          </w:tcPr>
          <w:p w14:paraId="59115DA3" w14:textId="77777777" w:rsidR="004B2CAC" w:rsidRDefault="00861F0F">
            <w:r>
              <w:t>Check the template file and the JSON structure passed by the calling web part. Escalate to L3.</w:t>
            </w:r>
          </w:p>
        </w:tc>
      </w:tr>
    </w:tbl>
    <w:p w14:paraId="271D9057" w14:textId="77777777" w:rsidR="004B2CAC" w:rsidRDefault="00861F0F">
      <w:pPr>
        <w:pStyle w:val="Heading2"/>
      </w:pPr>
      <w:bookmarkStart w:id="25" w:name="_Toc227930690"/>
      <w:r>
        <w:t>5.3 Power Automate Run History</w:t>
      </w:r>
      <w:bookmarkEnd w:id="25"/>
    </w:p>
    <w:p w14:paraId="34372A01" w14:textId="77777777" w:rsidR="004B2CAC" w:rsidRDefault="00861F0F">
      <w:r>
        <w:t>To read Power Automate run history: Power Automate → My Flows → select flow → Run history. Click on a failed run to expand the action tree. Failed actions are shown in 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CAC" w14:paraId="1AD8D348" w14:textId="77777777">
        <w:tc>
          <w:tcPr>
            <w:tcW w:w="4320" w:type="dxa"/>
          </w:tcPr>
          <w:p w14:paraId="43533E62" w14:textId="77777777" w:rsidR="004B2CAC" w:rsidRDefault="00861F0F">
            <w:pPr>
              <w:jc w:val="center"/>
            </w:pPr>
            <w:r>
              <w:rPr>
                <w:b/>
              </w:rPr>
              <w:t>Action Type</w:t>
            </w:r>
          </w:p>
        </w:tc>
        <w:tc>
          <w:tcPr>
            <w:tcW w:w="4320" w:type="dxa"/>
          </w:tcPr>
          <w:p w14:paraId="6B8CFD28" w14:textId="77777777" w:rsidR="004B2CAC" w:rsidRDefault="00861F0F">
            <w:pPr>
              <w:jc w:val="center"/>
            </w:pPr>
            <w:r>
              <w:rPr>
                <w:b/>
              </w:rPr>
              <w:t>What to Check</w:t>
            </w:r>
          </w:p>
        </w:tc>
      </w:tr>
      <w:tr w:rsidR="004B2CAC" w14:paraId="7993EEB2" w14:textId="77777777">
        <w:tc>
          <w:tcPr>
            <w:tcW w:w="4320" w:type="dxa"/>
          </w:tcPr>
          <w:p w14:paraId="0B2E2C6E" w14:textId="77777777" w:rsidR="004B2CAC" w:rsidRDefault="00861F0F">
            <w:r>
              <w:t>Get items / SharePoint action</w:t>
            </w:r>
          </w:p>
        </w:tc>
        <w:tc>
          <w:tcPr>
            <w:tcW w:w="4320" w:type="dxa"/>
          </w:tcPr>
          <w:p w14:paraId="056B1F14" w14:textId="77777777" w:rsidR="004B2CAC" w:rsidRDefault="00861F0F">
            <w:r>
              <w:t>Check the site address and list name match the target environment. Verify the connection is authenticated.</w:t>
            </w:r>
          </w:p>
        </w:tc>
      </w:tr>
      <w:tr w:rsidR="004B2CAC" w14:paraId="0BA20541" w14:textId="77777777">
        <w:tc>
          <w:tcPr>
            <w:tcW w:w="4320" w:type="dxa"/>
          </w:tcPr>
          <w:p w14:paraId="3B3917DA" w14:textId="77777777" w:rsidR="004B2CAC" w:rsidRDefault="00861F0F">
            <w:r>
              <w:t>HTTP action (calling Azure Function)</w:t>
            </w:r>
          </w:p>
        </w:tc>
        <w:tc>
          <w:tcPr>
            <w:tcW w:w="4320" w:type="dxa"/>
          </w:tcPr>
          <w:p w14:paraId="1854E355" w14:textId="77777777" w:rsidR="004B2CAC" w:rsidRDefault="00861F0F">
            <w:r>
              <w:t>Check the URL, method, and body. The function key (code=) must be included. Check the response body for error details.</w:t>
            </w:r>
          </w:p>
        </w:tc>
      </w:tr>
      <w:tr w:rsidR="004B2CAC" w14:paraId="2507D949" w14:textId="77777777">
        <w:tc>
          <w:tcPr>
            <w:tcW w:w="4320" w:type="dxa"/>
          </w:tcPr>
          <w:p w14:paraId="61B04C21" w14:textId="77777777" w:rsidR="004B2CAC" w:rsidRDefault="00861F0F">
            <w:r>
              <w:t>Send an email / Outlook action</w:t>
            </w:r>
          </w:p>
        </w:tc>
        <w:tc>
          <w:tcPr>
            <w:tcW w:w="4320" w:type="dxa"/>
          </w:tcPr>
          <w:p w14:paraId="43656CB3" w14:textId="77777777" w:rsidR="004B2CAC" w:rsidRDefault="00861F0F">
            <w:r>
              <w:t>Check the connection is valid and the mailbox is accessible. Verify recipient addresses are correct.</w:t>
            </w:r>
          </w:p>
        </w:tc>
      </w:tr>
      <w:tr w:rsidR="004B2CAC" w14:paraId="663B0DC2" w14:textId="77777777">
        <w:tc>
          <w:tcPr>
            <w:tcW w:w="4320" w:type="dxa"/>
          </w:tcPr>
          <w:p w14:paraId="39277939" w14:textId="77777777" w:rsidR="004B2CAC" w:rsidRDefault="00861F0F">
            <w:r>
              <w:t>Parse JSON</w:t>
            </w:r>
          </w:p>
        </w:tc>
        <w:tc>
          <w:tcPr>
            <w:tcW w:w="4320" w:type="dxa"/>
          </w:tcPr>
          <w:p w14:paraId="3A623FEC" w14:textId="77777777" w:rsidR="004B2CAC" w:rsidRDefault="00861F0F">
            <w:r>
              <w:t>If a previous action returned unexpected data, JSON parsing will fail. Check the previous action's output.</w:t>
            </w:r>
          </w:p>
        </w:tc>
      </w:tr>
      <w:tr w:rsidR="004B2CAC" w14:paraId="194705CE" w14:textId="77777777">
        <w:tc>
          <w:tcPr>
            <w:tcW w:w="4320" w:type="dxa"/>
          </w:tcPr>
          <w:p w14:paraId="028BC131" w14:textId="77777777" w:rsidR="004B2CAC" w:rsidRDefault="00861F0F">
            <w:r>
              <w:t>Condition / Switch</w:t>
            </w:r>
          </w:p>
        </w:tc>
        <w:tc>
          <w:tcPr>
            <w:tcW w:w="4320" w:type="dxa"/>
          </w:tcPr>
          <w:p w14:paraId="467F35FD" w14:textId="77777777" w:rsidR="004B2CAC" w:rsidRDefault="00861F0F">
            <w:r>
              <w:t>Check the condition expressions. Unexpected null values from SharePoint columns often cause branch failures.</w:t>
            </w:r>
          </w:p>
        </w:tc>
      </w:tr>
    </w:tbl>
    <w:p w14:paraId="54B6609D" w14:textId="77777777" w:rsidR="004B2CAC" w:rsidRDefault="00861F0F">
      <w:pPr>
        <w:pStyle w:val="Heading2"/>
      </w:pPr>
      <w:bookmarkStart w:id="26" w:name="_Toc227930691"/>
      <w:r>
        <w:t>5.4 Azure Function Logs</w:t>
      </w:r>
      <w:bookmarkEnd w:id="26"/>
    </w:p>
    <w:p w14:paraId="73A54A63" w14:textId="77777777" w:rsidR="004B2CAC" w:rsidRDefault="00861F0F">
      <w:r>
        <w:t>Two ways to access Azure Function logs:</w:t>
      </w:r>
    </w:p>
    <w:p w14:paraId="2723B2A0" w14:textId="77777777" w:rsidR="004B2CAC" w:rsidRDefault="00861F0F">
      <w:pPr>
        <w:pStyle w:val="ListBullet"/>
      </w:pPr>
      <w:r>
        <w:t>Azure Portal → Function App → Monitor → Invocations: shows recent invocations with duration, status, and a link to detailed logs for each invocation.</w:t>
      </w:r>
    </w:p>
    <w:p w14:paraId="1F8864F1" w14:textId="77777777" w:rsidR="004B2CAC" w:rsidRDefault="00861F0F">
      <w:pPr>
        <w:pStyle w:val="ListBullet"/>
      </w:pPr>
      <w:r>
        <w:t>Application Insights (</w:t>
      </w:r>
      <w:r w:rsidR="00E93C75">
        <w:t>not</w:t>
      </w:r>
      <w:r>
        <w:t xml:space="preserve"> configured): provides full telemetry, failure analysis, and performance tracing. Use the Failures blade to drill into exceptions.</w:t>
      </w:r>
    </w:p>
    <w:p w14:paraId="4E952999" w14:textId="77777777" w:rsidR="004B2CAC" w:rsidRDefault="00861F0F">
      <w:r>
        <w:t>Key log messages to look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CAC" w14:paraId="05F8891C" w14:textId="77777777">
        <w:tc>
          <w:tcPr>
            <w:tcW w:w="4320" w:type="dxa"/>
          </w:tcPr>
          <w:p w14:paraId="4B69A753" w14:textId="77777777" w:rsidR="004B2CAC" w:rsidRDefault="00861F0F">
            <w:pPr>
              <w:jc w:val="center"/>
            </w:pPr>
            <w:r>
              <w:rPr>
                <w:b/>
              </w:rPr>
              <w:t>Log Pattern</w:t>
            </w:r>
          </w:p>
        </w:tc>
        <w:tc>
          <w:tcPr>
            <w:tcW w:w="4320" w:type="dxa"/>
          </w:tcPr>
          <w:p w14:paraId="2F4505B4" w14:textId="77777777" w:rsidR="004B2CAC" w:rsidRDefault="00861F0F">
            <w:pPr>
              <w:jc w:val="center"/>
            </w:pPr>
            <w:r>
              <w:rPr>
                <w:b/>
              </w:rPr>
              <w:t>Meaning</w:t>
            </w:r>
          </w:p>
        </w:tc>
      </w:tr>
      <w:tr w:rsidR="004B2CAC" w14:paraId="2B0E1F5A" w14:textId="77777777">
        <w:tc>
          <w:tcPr>
            <w:tcW w:w="4320" w:type="dxa"/>
          </w:tcPr>
          <w:p w14:paraId="2AB0ABEC" w14:textId="77777777" w:rsidR="004B2CAC" w:rsidRDefault="00861F0F">
            <w:r>
              <w:t>Generating doc in memory</w:t>
            </w:r>
          </w:p>
        </w:tc>
        <w:tc>
          <w:tcPr>
            <w:tcW w:w="4320" w:type="dxa"/>
          </w:tcPr>
          <w:p w14:paraId="56C051C7" w14:textId="77777777" w:rsidR="004B2CAC" w:rsidRDefault="00861F0F">
            <w:r>
              <w:t>http_rer.py has started Word document generation</w:t>
            </w:r>
          </w:p>
        </w:tc>
      </w:tr>
      <w:tr w:rsidR="004B2CAC" w14:paraId="11DA4A19" w14:textId="77777777">
        <w:tc>
          <w:tcPr>
            <w:tcW w:w="4320" w:type="dxa"/>
          </w:tcPr>
          <w:p w14:paraId="57D5944A" w14:textId="77777777" w:rsidR="004B2CAC" w:rsidRDefault="00861F0F">
            <w:r>
              <w:t>Doc generated in memory</w:t>
            </w:r>
          </w:p>
        </w:tc>
        <w:tc>
          <w:tcPr>
            <w:tcW w:w="4320" w:type="dxa"/>
          </w:tcPr>
          <w:p w14:paraId="37A6B77F" w14:textId="77777777" w:rsidR="004B2CAC" w:rsidRDefault="00861F0F">
            <w:r>
              <w:t>Word document rendering complete — proceeding to upload</w:t>
            </w:r>
          </w:p>
        </w:tc>
      </w:tr>
      <w:tr w:rsidR="004B2CAC" w14:paraId="63036975" w14:textId="77777777">
        <w:tc>
          <w:tcPr>
            <w:tcW w:w="4320" w:type="dxa"/>
          </w:tcPr>
          <w:p w14:paraId="7E595514" w14:textId="77777777" w:rsidR="004B2CAC" w:rsidRDefault="00861F0F">
            <w:proofErr w:type="spellStart"/>
            <w:r>
              <w:t>docx_filepath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421E2B7" w14:textId="77777777" w:rsidR="004B2CAC" w:rsidRDefault="00861F0F">
            <w:r>
              <w:t xml:space="preserve">http_parser.py has created a temp file — </w:t>
            </w:r>
            <w:r>
              <w:lastRenderedPageBreak/>
              <w:t>parser is running</w:t>
            </w:r>
          </w:p>
        </w:tc>
      </w:tr>
      <w:tr w:rsidR="004B2CAC" w14:paraId="367265F1" w14:textId="77777777">
        <w:tc>
          <w:tcPr>
            <w:tcW w:w="4320" w:type="dxa"/>
          </w:tcPr>
          <w:p w14:paraId="14F1ABB0" w14:textId="77777777" w:rsidR="004B2CAC" w:rsidRDefault="00861F0F">
            <w:r>
              <w:lastRenderedPageBreak/>
              <w:t xml:space="preserve">Error in </w:t>
            </w:r>
            <w:proofErr w:type="spellStart"/>
            <w:r>
              <w:t>req_body</w:t>
            </w:r>
            <w:proofErr w:type="spellEnd"/>
          </w:p>
        </w:tc>
        <w:tc>
          <w:tcPr>
            <w:tcW w:w="4320" w:type="dxa"/>
          </w:tcPr>
          <w:p w14:paraId="16542DEC" w14:textId="77777777" w:rsidR="004B2CAC" w:rsidRDefault="00861F0F">
            <w:r>
              <w:t>Request body was missing or malformed — check what the caller is sending</w:t>
            </w:r>
          </w:p>
        </w:tc>
      </w:tr>
      <w:tr w:rsidR="004B2CAC" w14:paraId="1FE7A319" w14:textId="77777777">
        <w:tc>
          <w:tcPr>
            <w:tcW w:w="4320" w:type="dxa"/>
          </w:tcPr>
          <w:p w14:paraId="5DBD92A9" w14:textId="77777777" w:rsidR="004B2CAC" w:rsidRDefault="00861F0F">
            <w:r>
              <w:t>Failed to download DOCX</w:t>
            </w:r>
          </w:p>
        </w:tc>
        <w:tc>
          <w:tcPr>
            <w:tcW w:w="4320" w:type="dxa"/>
          </w:tcPr>
          <w:p w14:paraId="4CB03B81" w14:textId="77777777" w:rsidR="004B2CAC" w:rsidRDefault="00861F0F">
            <w:r>
              <w:t>The UN documents API returned non-200 for the requested symbol URL</w:t>
            </w:r>
          </w:p>
        </w:tc>
      </w:tr>
    </w:tbl>
    <w:p w14:paraId="1468CAC1" w14:textId="77777777" w:rsidR="004B2CAC" w:rsidRDefault="00861F0F">
      <w:pPr>
        <w:pStyle w:val="Heading1"/>
      </w:pPr>
      <w:bookmarkStart w:id="27" w:name="_Toc227930692"/>
      <w:r>
        <w:t>6. Change &amp; Release Management</w:t>
      </w:r>
      <w:bookmarkEnd w:id="27"/>
    </w:p>
    <w:p w14:paraId="13370B55" w14:textId="77777777" w:rsidR="004B2CAC" w:rsidRDefault="00861F0F">
      <w:pPr>
        <w:pStyle w:val="Heading2"/>
      </w:pPr>
      <w:bookmarkStart w:id="28" w:name="_Toc227930693"/>
      <w:r>
        <w:t>6.1 Change Classification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3C034BA3" w14:textId="77777777">
        <w:tc>
          <w:tcPr>
            <w:tcW w:w="2160" w:type="dxa"/>
          </w:tcPr>
          <w:p w14:paraId="41BA7EB7" w14:textId="77777777" w:rsidR="004B2CAC" w:rsidRDefault="00861F0F">
            <w:pPr>
              <w:jc w:val="center"/>
            </w:pPr>
            <w:r>
              <w:rPr>
                <w:b/>
              </w:rPr>
              <w:t>Change Type</w:t>
            </w:r>
          </w:p>
        </w:tc>
        <w:tc>
          <w:tcPr>
            <w:tcW w:w="2160" w:type="dxa"/>
          </w:tcPr>
          <w:p w14:paraId="2A9C0D38" w14:textId="77777777" w:rsidR="004B2CAC" w:rsidRDefault="00861F0F">
            <w:pPr>
              <w:jc w:val="center"/>
            </w:pPr>
            <w:r>
              <w:rPr>
                <w:b/>
              </w:rPr>
              <w:t>Examples</w:t>
            </w:r>
          </w:p>
        </w:tc>
        <w:tc>
          <w:tcPr>
            <w:tcW w:w="2160" w:type="dxa"/>
          </w:tcPr>
          <w:p w14:paraId="3FB3F5E9" w14:textId="77777777" w:rsidR="004B2CAC" w:rsidRDefault="00861F0F">
            <w:pPr>
              <w:jc w:val="center"/>
            </w:pPr>
            <w:r>
              <w:rPr>
                <w:b/>
              </w:rPr>
              <w:t>Approval Required</w:t>
            </w:r>
          </w:p>
        </w:tc>
        <w:tc>
          <w:tcPr>
            <w:tcW w:w="2160" w:type="dxa"/>
          </w:tcPr>
          <w:p w14:paraId="75EDB9F1" w14:textId="77777777" w:rsidR="004B2CAC" w:rsidRDefault="00861F0F">
            <w:pPr>
              <w:jc w:val="center"/>
            </w:pPr>
            <w:r>
              <w:rPr>
                <w:b/>
              </w:rPr>
              <w:t>Rollback Plan</w:t>
            </w:r>
          </w:p>
        </w:tc>
      </w:tr>
      <w:tr w:rsidR="004B2CAC" w14:paraId="3F735971" w14:textId="77777777">
        <w:tc>
          <w:tcPr>
            <w:tcW w:w="2160" w:type="dxa"/>
          </w:tcPr>
          <w:p w14:paraId="65797412" w14:textId="77777777" w:rsidR="004B2CAC" w:rsidRDefault="00861F0F">
            <w:r>
              <w:t>Standard / Low-risk</w:t>
            </w:r>
          </w:p>
        </w:tc>
        <w:tc>
          <w:tcPr>
            <w:tcW w:w="2160" w:type="dxa"/>
          </w:tcPr>
          <w:p w14:paraId="7F66B7CB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workbook update; SPFx patch version bump; flow run-only user change</w:t>
            </w:r>
          </w:p>
        </w:tc>
        <w:tc>
          <w:tcPr>
            <w:tcW w:w="2160" w:type="dxa"/>
          </w:tcPr>
          <w:p w14:paraId="22A5DE1C" w14:textId="77777777" w:rsidR="004B2CAC" w:rsidRDefault="00861F0F">
            <w:r>
              <w:t>Config Manager / Flow Owner</w:t>
            </w:r>
          </w:p>
        </w:tc>
        <w:tc>
          <w:tcPr>
            <w:tcW w:w="2160" w:type="dxa"/>
          </w:tcPr>
          <w:p w14:paraId="50469949" w14:textId="77777777" w:rsidR="004B2CAC" w:rsidRDefault="00861F0F">
            <w:r>
              <w:t xml:space="preserve">Upload previous </w:t>
            </w:r>
            <w:proofErr w:type="spellStart"/>
            <w:r>
              <w:t>CostRates</w:t>
            </w:r>
            <w:proofErr w:type="spellEnd"/>
            <w:r>
              <w:t xml:space="preserve"> version; redeploy previous .</w:t>
            </w:r>
            <w:proofErr w:type="spellStart"/>
            <w:r>
              <w:t>sppkg</w:t>
            </w:r>
            <w:proofErr w:type="spellEnd"/>
            <w:r>
              <w:t xml:space="preserve"> from Bitbucket</w:t>
            </w:r>
          </w:p>
        </w:tc>
      </w:tr>
      <w:tr w:rsidR="004B2CAC" w14:paraId="2A2C2792" w14:textId="77777777">
        <w:tc>
          <w:tcPr>
            <w:tcW w:w="2160" w:type="dxa"/>
          </w:tcPr>
          <w:p w14:paraId="473B084F" w14:textId="77777777" w:rsidR="004B2CAC" w:rsidRDefault="00861F0F">
            <w:r>
              <w:t>Normal / Medium-risk</w:t>
            </w:r>
          </w:p>
        </w:tc>
        <w:tc>
          <w:tcPr>
            <w:tcW w:w="2160" w:type="dxa"/>
          </w:tcPr>
          <w:p w14:paraId="3EBAAABF" w14:textId="77777777" w:rsidR="004B2CAC" w:rsidRDefault="00861F0F">
            <w:r>
              <w:t>SPFx minor version; new list column; flow logic update; new Power Automate flow</w:t>
            </w:r>
          </w:p>
        </w:tc>
        <w:tc>
          <w:tcPr>
            <w:tcW w:w="2160" w:type="dxa"/>
          </w:tcPr>
          <w:p w14:paraId="1A353862" w14:textId="77777777" w:rsidR="004B2CAC" w:rsidRDefault="00861F0F">
            <w:r>
              <w:t>Service Owner sign-off; test in DEV → UAT before PROD</w:t>
            </w:r>
          </w:p>
        </w:tc>
        <w:tc>
          <w:tcPr>
            <w:tcW w:w="2160" w:type="dxa"/>
          </w:tcPr>
          <w:p w14:paraId="06C0B6A9" w14:textId="77777777" w:rsidR="004B2CAC" w:rsidRDefault="00861F0F">
            <w:r>
              <w:t>Redeploy previous .</w:t>
            </w:r>
            <w:proofErr w:type="spellStart"/>
            <w:r>
              <w:t>sppkg</w:t>
            </w:r>
            <w:proofErr w:type="spellEnd"/>
            <w:r>
              <w:t>; reimport previous flow export; delete new list column</w:t>
            </w:r>
          </w:p>
        </w:tc>
      </w:tr>
      <w:tr w:rsidR="004B2CAC" w14:paraId="1E87ADFB" w14:textId="77777777">
        <w:tc>
          <w:tcPr>
            <w:tcW w:w="2160" w:type="dxa"/>
          </w:tcPr>
          <w:p w14:paraId="7AF6CC06" w14:textId="77777777" w:rsidR="004B2CAC" w:rsidRDefault="00861F0F">
            <w:r>
              <w:t>Major / High-risk</w:t>
            </w:r>
          </w:p>
        </w:tc>
        <w:tc>
          <w:tcPr>
            <w:tcW w:w="2160" w:type="dxa"/>
          </w:tcPr>
          <w:p w14:paraId="68FE0706" w14:textId="77777777" w:rsidR="004B2CAC" w:rsidRDefault="00861F0F">
            <w:r>
              <w:t xml:space="preserve">SPFx major version; Azure Functions code change; new SharePoint list; </w:t>
            </w:r>
            <w:proofErr w:type="spellStart"/>
            <w:r>
              <w:t>CostRates</w:t>
            </w:r>
            <w:proofErr w:type="spellEnd"/>
            <w:r>
              <w:t xml:space="preserve"> schema change</w:t>
            </w:r>
          </w:p>
        </w:tc>
        <w:tc>
          <w:tcPr>
            <w:tcW w:w="2160" w:type="dxa"/>
          </w:tcPr>
          <w:p w14:paraId="74607354" w14:textId="77777777" w:rsidR="004B2CAC" w:rsidRDefault="00861F0F">
            <w:r>
              <w:t>Service Owner + stakeholder sign-off; full UAT cycle</w:t>
            </w:r>
          </w:p>
        </w:tc>
        <w:tc>
          <w:tcPr>
            <w:tcW w:w="2160" w:type="dxa"/>
          </w:tcPr>
          <w:p w14:paraId="33354AE9" w14:textId="77777777" w:rsidR="004B2CAC" w:rsidRDefault="00861F0F">
            <w:r>
              <w:t>Full environment rollback per Deployment Guide Section 12.3</w:t>
            </w:r>
          </w:p>
        </w:tc>
      </w:tr>
      <w:tr w:rsidR="004B2CAC" w14:paraId="2B6E4872" w14:textId="77777777">
        <w:tc>
          <w:tcPr>
            <w:tcW w:w="2160" w:type="dxa"/>
          </w:tcPr>
          <w:p w14:paraId="562A27C9" w14:textId="77777777" w:rsidR="004B2CAC" w:rsidRDefault="00861F0F">
            <w:r>
              <w:t>Emergency / Hotfix</w:t>
            </w:r>
          </w:p>
        </w:tc>
        <w:tc>
          <w:tcPr>
            <w:tcW w:w="2160" w:type="dxa"/>
          </w:tcPr>
          <w:p w14:paraId="2A452D4D" w14:textId="77777777" w:rsidR="004B2CAC" w:rsidRDefault="00861F0F">
            <w:r>
              <w:t>Production outage fix; security vulnerability patch</w:t>
            </w:r>
          </w:p>
        </w:tc>
        <w:tc>
          <w:tcPr>
            <w:tcW w:w="2160" w:type="dxa"/>
          </w:tcPr>
          <w:p w14:paraId="3AE7B04D" w14:textId="77777777" w:rsidR="004B2CAC" w:rsidRDefault="00861F0F">
            <w:r>
              <w:t>Service Owner verbal approval; post-change documentation</w:t>
            </w:r>
          </w:p>
        </w:tc>
        <w:tc>
          <w:tcPr>
            <w:tcW w:w="2160" w:type="dxa"/>
          </w:tcPr>
          <w:p w14:paraId="65633ED4" w14:textId="77777777" w:rsidR="004B2CAC" w:rsidRDefault="00861F0F">
            <w:r>
              <w:t>Revert commit in Bitbucket; redeploy from previous release tag</w:t>
            </w:r>
          </w:p>
        </w:tc>
      </w:tr>
    </w:tbl>
    <w:p w14:paraId="40DE19CD" w14:textId="77777777" w:rsidR="004B2CAC" w:rsidRDefault="00861F0F">
      <w:pPr>
        <w:pStyle w:val="Heading2"/>
      </w:pPr>
      <w:bookmarkStart w:id="29" w:name="_Toc227930694"/>
      <w:r>
        <w:t>6.2 Release Procedure</w:t>
      </w:r>
      <w:bookmarkEnd w:id="29"/>
    </w:p>
    <w:p w14:paraId="2390A5E4" w14:textId="77777777" w:rsidR="004B2CAC" w:rsidRDefault="00861F0F">
      <w:pPr>
        <w:pStyle w:val="ListNumber"/>
      </w:pPr>
      <w:r>
        <w:t>Develop and test the change in the DEV environment.</w:t>
      </w:r>
    </w:p>
    <w:p w14:paraId="7F38DC30" w14:textId="77777777" w:rsidR="004B2CAC" w:rsidRDefault="00861F0F">
      <w:pPr>
        <w:pStyle w:val="ListNumber"/>
      </w:pPr>
      <w:r>
        <w:t>Create a pull request in Bitbucket. Ensure peer review is completed for code changes.</w:t>
      </w:r>
    </w:p>
    <w:p w14:paraId="43641EC4" w14:textId="77777777" w:rsidR="004B2CAC" w:rsidRDefault="00861F0F">
      <w:pPr>
        <w:pStyle w:val="ListNumber"/>
      </w:pPr>
      <w:r>
        <w:t>Merge to the Dev branch — Bitbucket Pipeline auto-deploys to DEV environment.</w:t>
      </w:r>
    </w:p>
    <w:p w14:paraId="72FD0C75" w14:textId="77777777" w:rsidR="004B2CAC" w:rsidRDefault="00861F0F">
      <w:pPr>
        <w:pStyle w:val="ListNumber"/>
      </w:pPr>
      <w:r>
        <w:t>Perform smoke tests on DEV. Obtain sign-off from the relevant stakeholder.</w:t>
      </w:r>
    </w:p>
    <w:p w14:paraId="70D3DABD" w14:textId="77777777" w:rsidR="004B2CAC" w:rsidRDefault="00861F0F">
      <w:pPr>
        <w:pStyle w:val="ListNumber"/>
      </w:pPr>
      <w:r>
        <w:t>For SPFx: manually trigger or configure the UAT pipeline step; for Azure Functions: deploy via VS Code to the UAT Function App instance.</w:t>
      </w:r>
    </w:p>
    <w:p w14:paraId="0A7B76C8" w14:textId="77777777" w:rsidR="004B2CAC" w:rsidRDefault="00861F0F">
      <w:pPr>
        <w:pStyle w:val="ListNumber"/>
      </w:pPr>
      <w:r>
        <w:t>Perform user acceptance testing on UAT. Obtain written sign-off from the Service Owner.</w:t>
      </w:r>
    </w:p>
    <w:p w14:paraId="3D887C58" w14:textId="77777777" w:rsidR="004B2CAC" w:rsidRDefault="00861F0F">
      <w:pPr>
        <w:pStyle w:val="ListNumber"/>
      </w:pPr>
      <w:r>
        <w:t>At agreed maintenance window: deploy to PROD using the same steps.</w:t>
      </w:r>
    </w:p>
    <w:p w14:paraId="381723D2" w14:textId="77777777" w:rsidR="004B2CAC" w:rsidRDefault="00861F0F">
      <w:pPr>
        <w:pStyle w:val="ListNumber"/>
      </w:pPr>
      <w:r>
        <w:t>Run the post-deployment smoke test checklist (Deployment Guide Section 11).</w:t>
      </w:r>
    </w:p>
    <w:p w14:paraId="6AC5FFAF" w14:textId="77777777" w:rsidR="004B2CAC" w:rsidRDefault="00861F0F">
      <w:pPr>
        <w:pStyle w:val="ListNumber"/>
      </w:pPr>
      <w:r>
        <w:t>Update version history in the Deployment Guide (Appendix C).</w:t>
      </w:r>
    </w:p>
    <w:p w14:paraId="48EED8F4" w14:textId="77777777" w:rsidR="004B2CAC" w:rsidRDefault="00861F0F">
      <w:pPr>
        <w:pStyle w:val="Heading2"/>
      </w:pPr>
      <w:bookmarkStart w:id="30" w:name="_Toc227930695"/>
      <w:r>
        <w:t>6.3 UAT Sign-Off Template</w:t>
      </w:r>
      <w:bookmarkEnd w:id="30"/>
    </w:p>
    <w:p w14:paraId="0E05F690" w14:textId="1E662850" w:rsidR="004B2CAC" w:rsidRDefault="00861F0F">
      <w:r>
        <w:t xml:space="preserve">The following </w:t>
      </w:r>
      <w:r w:rsidR="008A7A48">
        <w:t>may</w:t>
      </w:r>
      <w:r>
        <w:t xml:space="preserve"> be completed before any PROD deployment: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76832902" w14:textId="77777777">
        <w:tc>
          <w:tcPr>
            <w:tcW w:w="2880" w:type="dxa"/>
          </w:tcPr>
          <w:p w14:paraId="15D0B7B3" w14:textId="77777777" w:rsidR="004B2CAC" w:rsidRDefault="00861F0F">
            <w:pPr>
              <w:jc w:val="center"/>
            </w:pPr>
            <w:r>
              <w:rPr>
                <w:b/>
              </w:rPr>
              <w:lastRenderedPageBreak/>
              <w:t>Item</w:t>
            </w:r>
          </w:p>
        </w:tc>
        <w:tc>
          <w:tcPr>
            <w:tcW w:w="2880" w:type="dxa"/>
          </w:tcPr>
          <w:p w14:paraId="03240926" w14:textId="77777777" w:rsidR="004B2CAC" w:rsidRDefault="00861F0F"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w="2880" w:type="dxa"/>
          </w:tcPr>
          <w:p w14:paraId="187FB659" w14:textId="77777777" w:rsidR="004B2CAC" w:rsidRDefault="00861F0F">
            <w:pPr>
              <w:jc w:val="center"/>
            </w:pPr>
            <w:r>
              <w:rPr>
                <w:b/>
              </w:rPr>
              <w:t>Sign-Off</w:t>
            </w:r>
          </w:p>
        </w:tc>
      </w:tr>
      <w:tr w:rsidR="004B2CAC" w14:paraId="3CA425BD" w14:textId="77777777">
        <w:tc>
          <w:tcPr>
            <w:tcW w:w="2880" w:type="dxa"/>
          </w:tcPr>
          <w:p w14:paraId="20C916CF" w14:textId="77777777" w:rsidR="004B2CAC" w:rsidRDefault="00861F0F">
            <w:r>
              <w:t>Change description</w:t>
            </w:r>
          </w:p>
        </w:tc>
        <w:tc>
          <w:tcPr>
            <w:tcW w:w="2880" w:type="dxa"/>
          </w:tcPr>
          <w:p w14:paraId="5D7CB806" w14:textId="77777777" w:rsidR="004B2CAC" w:rsidRDefault="00861F0F">
            <w:r>
              <w:t>(describe the change)</w:t>
            </w:r>
          </w:p>
        </w:tc>
        <w:tc>
          <w:tcPr>
            <w:tcW w:w="2880" w:type="dxa"/>
          </w:tcPr>
          <w:p w14:paraId="14AC9A32" w14:textId="77777777" w:rsidR="004B2CAC" w:rsidRDefault="004B2CAC"/>
        </w:tc>
      </w:tr>
      <w:tr w:rsidR="004B2CAC" w14:paraId="0CC4004F" w14:textId="77777777">
        <w:tc>
          <w:tcPr>
            <w:tcW w:w="2880" w:type="dxa"/>
          </w:tcPr>
          <w:p w14:paraId="004898A2" w14:textId="77777777" w:rsidR="004B2CAC" w:rsidRDefault="00861F0F">
            <w:r>
              <w:t>DEV test passed</w:t>
            </w:r>
          </w:p>
        </w:tc>
        <w:tc>
          <w:tcPr>
            <w:tcW w:w="2880" w:type="dxa"/>
          </w:tcPr>
          <w:p w14:paraId="7C143193" w14:textId="77777777" w:rsidR="004B2CAC" w:rsidRDefault="00861F0F">
            <w:r>
              <w:t>Date: ___  Tested by: ___</w:t>
            </w:r>
          </w:p>
        </w:tc>
        <w:tc>
          <w:tcPr>
            <w:tcW w:w="2880" w:type="dxa"/>
          </w:tcPr>
          <w:p w14:paraId="2DBED37C" w14:textId="77777777" w:rsidR="004B2CAC" w:rsidRDefault="004B2CAC"/>
        </w:tc>
      </w:tr>
      <w:tr w:rsidR="004B2CAC" w14:paraId="722637C0" w14:textId="77777777">
        <w:tc>
          <w:tcPr>
            <w:tcW w:w="2880" w:type="dxa"/>
          </w:tcPr>
          <w:p w14:paraId="564C9C62" w14:textId="77777777" w:rsidR="004B2CAC" w:rsidRDefault="00861F0F">
            <w:r>
              <w:t>UAT test passed</w:t>
            </w:r>
          </w:p>
        </w:tc>
        <w:tc>
          <w:tcPr>
            <w:tcW w:w="2880" w:type="dxa"/>
          </w:tcPr>
          <w:p w14:paraId="54183298" w14:textId="77777777" w:rsidR="004B2CAC" w:rsidRDefault="00861F0F">
            <w:r>
              <w:t>Date: ___  Tested by: ___</w:t>
            </w:r>
          </w:p>
        </w:tc>
        <w:tc>
          <w:tcPr>
            <w:tcW w:w="2880" w:type="dxa"/>
          </w:tcPr>
          <w:p w14:paraId="3F59C6A3" w14:textId="77777777" w:rsidR="004B2CAC" w:rsidRDefault="004B2CAC"/>
        </w:tc>
      </w:tr>
      <w:tr w:rsidR="004B2CAC" w14:paraId="74C95E31" w14:textId="77777777">
        <w:tc>
          <w:tcPr>
            <w:tcW w:w="2880" w:type="dxa"/>
          </w:tcPr>
          <w:p w14:paraId="3F35A71A" w14:textId="77777777" w:rsidR="004B2CAC" w:rsidRDefault="00861F0F">
            <w:r>
              <w:t>Rollback plan confirmed</w:t>
            </w:r>
          </w:p>
        </w:tc>
        <w:tc>
          <w:tcPr>
            <w:tcW w:w="2880" w:type="dxa"/>
          </w:tcPr>
          <w:p w14:paraId="08586F15" w14:textId="77777777" w:rsidR="004B2CAC" w:rsidRDefault="00861F0F">
            <w:r>
              <w:t>(describe rollback steps)</w:t>
            </w:r>
          </w:p>
        </w:tc>
        <w:tc>
          <w:tcPr>
            <w:tcW w:w="2880" w:type="dxa"/>
          </w:tcPr>
          <w:p w14:paraId="43AA3BEA" w14:textId="77777777" w:rsidR="004B2CAC" w:rsidRDefault="004B2CAC"/>
        </w:tc>
      </w:tr>
      <w:tr w:rsidR="004B2CAC" w14:paraId="7BF0A334" w14:textId="77777777">
        <w:tc>
          <w:tcPr>
            <w:tcW w:w="2880" w:type="dxa"/>
          </w:tcPr>
          <w:p w14:paraId="6C2F6400" w14:textId="77777777" w:rsidR="004B2CAC" w:rsidRDefault="00861F0F">
            <w:r>
              <w:t>Service Owner approval</w:t>
            </w:r>
          </w:p>
        </w:tc>
        <w:tc>
          <w:tcPr>
            <w:tcW w:w="2880" w:type="dxa"/>
          </w:tcPr>
          <w:p w14:paraId="711C4AE9" w14:textId="77777777" w:rsidR="004B2CAC" w:rsidRDefault="00861F0F">
            <w:r>
              <w:t>Name: ___  Date: ___</w:t>
            </w:r>
          </w:p>
        </w:tc>
        <w:tc>
          <w:tcPr>
            <w:tcW w:w="2880" w:type="dxa"/>
          </w:tcPr>
          <w:p w14:paraId="6572B0AC" w14:textId="77777777" w:rsidR="004B2CAC" w:rsidRDefault="004B2CAC"/>
        </w:tc>
      </w:tr>
    </w:tbl>
    <w:p w14:paraId="59B1F13C" w14:textId="77777777" w:rsidR="004B2CAC" w:rsidRDefault="00861F0F">
      <w:pPr>
        <w:pStyle w:val="Heading2"/>
      </w:pPr>
      <w:bookmarkStart w:id="31" w:name="_Toc227930696"/>
      <w:r>
        <w:t>6.4 Communication Plan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10626604" w14:textId="77777777">
        <w:tc>
          <w:tcPr>
            <w:tcW w:w="2160" w:type="dxa"/>
          </w:tcPr>
          <w:p w14:paraId="1A8061A4" w14:textId="77777777" w:rsidR="004B2CAC" w:rsidRDefault="00861F0F">
            <w:pPr>
              <w:jc w:val="center"/>
            </w:pPr>
            <w:r>
              <w:rPr>
                <w:b/>
              </w:rPr>
              <w:t>Audience</w:t>
            </w:r>
          </w:p>
        </w:tc>
        <w:tc>
          <w:tcPr>
            <w:tcW w:w="2160" w:type="dxa"/>
          </w:tcPr>
          <w:p w14:paraId="4A2E980F" w14:textId="77777777" w:rsidR="004B2CAC" w:rsidRDefault="00861F0F">
            <w:pPr>
              <w:jc w:val="center"/>
            </w:pPr>
            <w:r>
              <w:rPr>
                <w:b/>
              </w:rPr>
              <w:t>What to Communicate</w:t>
            </w:r>
          </w:p>
        </w:tc>
        <w:tc>
          <w:tcPr>
            <w:tcW w:w="2160" w:type="dxa"/>
          </w:tcPr>
          <w:p w14:paraId="788C5C3A" w14:textId="77777777" w:rsidR="004B2CAC" w:rsidRDefault="00861F0F">
            <w:pPr>
              <w:jc w:val="center"/>
            </w:pPr>
            <w:r>
              <w:rPr>
                <w:b/>
              </w:rPr>
              <w:t>When</w:t>
            </w:r>
          </w:p>
        </w:tc>
        <w:tc>
          <w:tcPr>
            <w:tcW w:w="2160" w:type="dxa"/>
          </w:tcPr>
          <w:p w14:paraId="3BBB02AC" w14:textId="77777777" w:rsidR="004B2CAC" w:rsidRDefault="00861F0F">
            <w:pPr>
              <w:jc w:val="center"/>
            </w:pPr>
            <w:r>
              <w:rPr>
                <w:b/>
              </w:rPr>
              <w:t>Channel</w:t>
            </w:r>
          </w:p>
        </w:tc>
      </w:tr>
      <w:tr w:rsidR="004B2CAC" w14:paraId="58794D40" w14:textId="77777777">
        <w:tc>
          <w:tcPr>
            <w:tcW w:w="2160" w:type="dxa"/>
          </w:tcPr>
          <w:p w14:paraId="29F05FA7" w14:textId="77777777" w:rsidR="004B2CAC" w:rsidRDefault="00861F0F">
            <w:r>
              <w:t>All MRMS users</w:t>
            </w:r>
          </w:p>
        </w:tc>
        <w:tc>
          <w:tcPr>
            <w:tcW w:w="2160" w:type="dxa"/>
          </w:tcPr>
          <w:p w14:paraId="059245FD" w14:textId="77777777" w:rsidR="004B2CAC" w:rsidRDefault="00861F0F">
            <w:r>
              <w:t>Planned maintenance window and expected downtime</w:t>
            </w:r>
          </w:p>
        </w:tc>
        <w:tc>
          <w:tcPr>
            <w:tcW w:w="2160" w:type="dxa"/>
          </w:tcPr>
          <w:p w14:paraId="5793B6DA" w14:textId="77777777" w:rsidR="004B2CAC" w:rsidRDefault="00861F0F">
            <w:r>
              <w:t>At least 5 business days in advance</w:t>
            </w:r>
          </w:p>
        </w:tc>
        <w:tc>
          <w:tcPr>
            <w:tcW w:w="2160" w:type="dxa"/>
          </w:tcPr>
          <w:p w14:paraId="58DAAF06" w14:textId="77777777" w:rsidR="004B2CAC" w:rsidRDefault="00861F0F">
            <w:r>
              <w:t>Email</w:t>
            </w:r>
          </w:p>
        </w:tc>
      </w:tr>
      <w:tr w:rsidR="004B2CAC" w14:paraId="4A495CD6" w14:textId="77777777">
        <w:tc>
          <w:tcPr>
            <w:tcW w:w="2160" w:type="dxa"/>
          </w:tcPr>
          <w:p w14:paraId="40956272" w14:textId="77777777" w:rsidR="004B2CAC" w:rsidRDefault="00861F0F">
            <w:r>
              <w:t>MRMS Owners</w:t>
            </w:r>
          </w:p>
        </w:tc>
        <w:tc>
          <w:tcPr>
            <w:tcW w:w="2160" w:type="dxa"/>
          </w:tcPr>
          <w:p w14:paraId="3DEE9338" w14:textId="77777777" w:rsidR="004B2CAC" w:rsidRDefault="00861F0F">
            <w:r>
              <w:t xml:space="preserve">Release notes </w:t>
            </w:r>
            <w:proofErr w:type="spellStart"/>
            <w:r>
              <w:t>summarising</w:t>
            </w:r>
            <w:proofErr w:type="spellEnd"/>
            <w:r>
              <w:t xml:space="preserve"> changes</w:t>
            </w:r>
          </w:p>
        </w:tc>
        <w:tc>
          <w:tcPr>
            <w:tcW w:w="2160" w:type="dxa"/>
          </w:tcPr>
          <w:p w14:paraId="0492A317" w14:textId="36280EA2" w:rsidR="004B2CAC" w:rsidRDefault="00861F0F">
            <w:r>
              <w:t>A</w:t>
            </w:r>
            <w:r w:rsidR="00876F91">
              <w:t>s required a</w:t>
            </w:r>
            <w:r>
              <w:t>t deployment</w:t>
            </w:r>
          </w:p>
        </w:tc>
        <w:tc>
          <w:tcPr>
            <w:tcW w:w="2160" w:type="dxa"/>
          </w:tcPr>
          <w:p w14:paraId="0887515F" w14:textId="77777777" w:rsidR="004B2CAC" w:rsidRDefault="00861F0F">
            <w:r>
              <w:t>Email / Teams</w:t>
            </w:r>
          </w:p>
        </w:tc>
      </w:tr>
      <w:tr w:rsidR="004B2CAC" w14:paraId="5200BB4E" w14:textId="77777777">
        <w:tc>
          <w:tcPr>
            <w:tcW w:w="2160" w:type="dxa"/>
          </w:tcPr>
          <w:p w14:paraId="7B7B67D6" w14:textId="77777777" w:rsidR="004B2CAC" w:rsidRDefault="00861F0F">
            <w:r>
              <w:t>Support</w:t>
            </w:r>
          </w:p>
        </w:tc>
        <w:tc>
          <w:tcPr>
            <w:tcW w:w="2160" w:type="dxa"/>
          </w:tcPr>
          <w:p w14:paraId="484B84BD" w14:textId="77777777" w:rsidR="004B2CAC" w:rsidRDefault="00861F0F">
            <w:r>
              <w:t>New known issues, changed URLs, new web part properties</w:t>
            </w:r>
          </w:p>
        </w:tc>
        <w:tc>
          <w:tcPr>
            <w:tcW w:w="2160" w:type="dxa"/>
          </w:tcPr>
          <w:p w14:paraId="14301437" w14:textId="77777777" w:rsidR="004B2CAC" w:rsidRDefault="00861F0F">
            <w:r>
              <w:t>At deployment</w:t>
            </w:r>
          </w:p>
        </w:tc>
        <w:tc>
          <w:tcPr>
            <w:tcW w:w="2160" w:type="dxa"/>
          </w:tcPr>
          <w:p w14:paraId="13843562" w14:textId="799FB876" w:rsidR="004B2CAC" w:rsidRDefault="00876F91">
            <w:r>
              <w:t xml:space="preserve">Email / </w:t>
            </w:r>
            <w:r w:rsidR="00861F0F">
              <w:t>Teams / Wiki</w:t>
            </w:r>
          </w:p>
        </w:tc>
      </w:tr>
      <w:tr w:rsidR="004B2CAC" w14:paraId="0798CCAB" w14:textId="77777777">
        <w:tc>
          <w:tcPr>
            <w:tcW w:w="2160" w:type="dxa"/>
          </w:tcPr>
          <w:p w14:paraId="011E7CDA" w14:textId="77777777" w:rsidR="004B2CAC" w:rsidRDefault="00861F0F">
            <w:r>
              <w:t>OICT</w:t>
            </w:r>
          </w:p>
        </w:tc>
        <w:tc>
          <w:tcPr>
            <w:tcW w:w="2160" w:type="dxa"/>
          </w:tcPr>
          <w:p w14:paraId="09A85EB0" w14:textId="77777777" w:rsidR="004B2CAC" w:rsidRDefault="00861F0F">
            <w:r>
              <w:t>Azure Functions deployments, app registration changes</w:t>
            </w:r>
          </w:p>
        </w:tc>
        <w:tc>
          <w:tcPr>
            <w:tcW w:w="2160" w:type="dxa"/>
          </w:tcPr>
          <w:p w14:paraId="1B452EDA" w14:textId="77777777" w:rsidR="004B2CAC" w:rsidRDefault="00861F0F">
            <w:r>
              <w:t>At deployment</w:t>
            </w:r>
          </w:p>
        </w:tc>
        <w:tc>
          <w:tcPr>
            <w:tcW w:w="2160" w:type="dxa"/>
          </w:tcPr>
          <w:p w14:paraId="482326EA" w14:textId="77777777" w:rsidR="004B2CAC" w:rsidRDefault="00861F0F">
            <w:r>
              <w:t>OICT ticketing system</w:t>
            </w:r>
          </w:p>
        </w:tc>
      </w:tr>
    </w:tbl>
    <w:p w14:paraId="0BF07C43" w14:textId="77777777" w:rsidR="004B2CAC" w:rsidRDefault="00861F0F">
      <w:pPr>
        <w:pStyle w:val="Heading1"/>
      </w:pPr>
      <w:bookmarkStart w:id="32" w:name="_Toc227930697"/>
      <w:r>
        <w:t>7. Capacity &amp; Performance</w:t>
      </w:r>
      <w:bookmarkEnd w:id="32"/>
    </w:p>
    <w:p w14:paraId="23DBDC66" w14:textId="77777777" w:rsidR="004B2CAC" w:rsidRDefault="00861F0F">
      <w:pPr>
        <w:pStyle w:val="Heading2"/>
      </w:pPr>
      <w:bookmarkStart w:id="33" w:name="_Toc227930698"/>
      <w:r>
        <w:t>7.1 Performance Targets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582A184A" w14:textId="77777777">
        <w:tc>
          <w:tcPr>
            <w:tcW w:w="2160" w:type="dxa"/>
          </w:tcPr>
          <w:p w14:paraId="44A30886" w14:textId="77777777" w:rsidR="004B2CAC" w:rsidRDefault="00861F0F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3D8AE3DB" w14:textId="77777777" w:rsidR="004B2CAC" w:rsidRDefault="00861F0F"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w="2160" w:type="dxa"/>
          </w:tcPr>
          <w:p w14:paraId="145426F9" w14:textId="77777777" w:rsidR="004B2CAC" w:rsidRDefault="00861F0F">
            <w:pPr>
              <w:jc w:val="center"/>
            </w:pPr>
            <w:r>
              <w:rPr>
                <w:b/>
              </w:rPr>
              <w:t>Current Implementation</w:t>
            </w:r>
          </w:p>
        </w:tc>
        <w:tc>
          <w:tcPr>
            <w:tcW w:w="2160" w:type="dxa"/>
          </w:tcPr>
          <w:p w14:paraId="7B67CCD6" w14:textId="77777777" w:rsidR="004B2CAC" w:rsidRDefault="00861F0F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B2CAC" w14:paraId="74725CD1" w14:textId="77777777">
        <w:tc>
          <w:tcPr>
            <w:tcW w:w="2160" w:type="dxa"/>
          </w:tcPr>
          <w:p w14:paraId="61F2B41C" w14:textId="77777777" w:rsidR="004B2CAC" w:rsidRDefault="00861F0F">
            <w:r>
              <w:t>Resolution Dashboard initial load</w:t>
            </w:r>
          </w:p>
        </w:tc>
        <w:tc>
          <w:tcPr>
            <w:tcW w:w="2160" w:type="dxa"/>
          </w:tcPr>
          <w:p w14:paraId="36F47F39" w14:textId="77777777" w:rsidR="004B2CAC" w:rsidRDefault="00861F0F">
            <w:r>
              <w:t xml:space="preserve">&lt;= </w:t>
            </w:r>
            <w:r w:rsidR="00D50D56">
              <w:t>1</w:t>
            </w:r>
            <w:r>
              <w:t>5 seconds</w:t>
            </w:r>
          </w:p>
        </w:tc>
        <w:tc>
          <w:tcPr>
            <w:tcW w:w="2160" w:type="dxa"/>
          </w:tcPr>
          <w:p w14:paraId="5CC17A82" w14:textId="77777777" w:rsidR="004B2CAC" w:rsidRDefault="00861F0F">
            <w:r>
              <w:t>Lazy loading in chunks of ~20 items</w:t>
            </w:r>
          </w:p>
        </w:tc>
        <w:tc>
          <w:tcPr>
            <w:tcW w:w="2160" w:type="dxa"/>
          </w:tcPr>
          <w:p w14:paraId="0585AE0A" w14:textId="77777777" w:rsidR="004B2CAC" w:rsidRDefault="00861F0F">
            <w:r>
              <w:t>Monitor if user-reported slowness increases</w:t>
            </w:r>
          </w:p>
        </w:tc>
      </w:tr>
      <w:tr w:rsidR="004B2CAC" w14:paraId="629597AD" w14:textId="77777777">
        <w:tc>
          <w:tcPr>
            <w:tcW w:w="2160" w:type="dxa"/>
          </w:tcPr>
          <w:p w14:paraId="625FBE0D" w14:textId="77777777" w:rsidR="004B2CAC" w:rsidRDefault="00861F0F">
            <w:r>
              <w:t>Add/Edit Resolution form load</w:t>
            </w:r>
          </w:p>
        </w:tc>
        <w:tc>
          <w:tcPr>
            <w:tcW w:w="2160" w:type="dxa"/>
          </w:tcPr>
          <w:p w14:paraId="0E0AE9F1" w14:textId="77777777" w:rsidR="004B2CAC" w:rsidRDefault="00861F0F">
            <w:r>
              <w:t>&lt;= 1</w:t>
            </w:r>
            <w:r w:rsidR="00D50D56">
              <w:t>5</w:t>
            </w:r>
            <w:r>
              <w:t xml:space="preserve"> seconds</w:t>
            </w:r>
          </w:p>
        </w:tc>
        <w:tc>
          <w:tcPr>
            <w:tcW w:w="2160" w:type="dxa"/>
          </w:tcPr>
          <w:p w14:paraId="53BD87A2" w14:textId="77777777" w:rsidR="004B2CAC" w:rsidRDefault="00861F0F">
            <w:r>
              <w:t>On-demand REST calls; caching on User Dashboard tab</w:t>
            </w:r>
          </w:p>
        </w:tc>
        <w:tc>
          <w:tcPr>
            <w:tcW w:w="2160" w:type="dxa"/>
          </w:tcPr>
          <w:p w14:paraId="29093DD3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Excel read is the main bottleneck</w:t>
            </w:r>
          </w:p>
        </w:tc>
      </w:tr>
      <w:tr w:rsidR="004B2CAC" w14:paraId="39CAC1E9" w14:textId="77777777">
        <w:tc>
          <w:tcPr>
            <w:tcW w:w="2160" w:type="dxa"/>
          </w:tcPr>
          <w:p w14:paraId="1FE8A164" w14:textId="77777777" w:rsidR="004B2CAC" w:rsidRDefault="00861F0F">
            <w:r>
              <w:t>Azure Function — OS generation</w:t>
            </w:r>
          </w:p>
        </w:tc>
        <w:tc>
          <w:tcPr>
            <w:tcW w:w="2160" w:type="dxa"/>
          </w:tcPr>
          <w:p w14:paraId="3A842F21" w14:textId="77777777" w:rsidR="004B2CAC" w:rsidRDefault="00861F0F">
            <w:r>
              <w:t>&lt;= 1</w:t>
            </w:r>
            <w:r w:rsidR="00D50D56">
              <w:t>5</w:t>
            </w:r>
            <w:r>
              <w:t xml:space="preserve"> seconds</w:t>
            </w:r>
          </w:p>
        </w:tc>
        <w:tc>
          <w:tcPr>
            <w:tcW w:w="2160" w:type="dxa"/>
          </w:tcPr>
          <w:p w14:paraId="7C10C87F" w14:textId="77777777" w:rsidR="004B2CAC" w:rsidRDefault="00861F0F">
            <w:r>
              <w:t xml:space="preserve">MSAL token + SharePoint read + </w:t>
            </w:r>
            <w:proofErr w:type="spellStart"/>
            <w:r>
              <w:t>docxtpl</w:t>
            </w:r>
            <w:proofErr w:type="spellEnd"/>
            <w:r>
              <w:t xml:space="preserve"> render + upload</w:t>
            </w:r>
          </w:p>
        </w:tc>
        <w:tc>
          <w:tcPr>
            <w:tcW w:w="2160" w:type="dxa"/>
          </w:tcPr>
          <w:p w14:paraId="2AE8A33A" w14:textId="77777777" w:rsidR="004B2CAC" w:rsidRDefault="00861F0F">
            <w:r>
              <w:t>Cert-based auth adds ~1–2s on cold start</w:t>
            </w:r>
          </w:p>
        </w:tc>
      </w:tr>
      <w:tr w:rsidR="004B2CAC" w14:paraId="39D695B6" w14:textId="77777777">
        <w:tc>
          <w:tcPr>
            <w:tcW w:w="2160" w:type="dxa"/>
          </w:tcPr>
          <w:p w14:paraId="327DD951" w14:textId="77777777" w:rsidR="004B2CAC" w:rsidRDefault="00861F0F">
            <w:r>
              <w:t>Azure Function — OP parsing</w:t>
            </w:r>
          </w:p>
        </w:tc>
        <w:tc>
          <w:tcPr>
            <w:tcW w:w="2160" w:type="dxa"/>
          </w:tcPr>
          <w:p w14:paraId="2106D1D1" w14:textId="77777777" w:rsidR="004B2CAC" w:rsidRDefault="00861F0F">
            <w:r>
              <w:t>&lt;= 15 seconds</w:t>
            </w:r>
          </w:p>
        </w:tc>
        <w:tc>
          <w:tcPr>
            <w:tcW w:w="2160" w:type="dxa"/>
          </w:tcPr>
          <w:p w14:paraId="1DAC0D27" w14:textId="77777777" w:rsidR="004B2CAC" w:rsidRDefault="00861F0F">
            <w:r>
              <w:t xml:space="preserve">NLTK + </w:t>
            </w:r>
            <w:proofErr w:type="spellStart"/>
            <w:r>
              <w:t>textblob</w:t>
            </w:r>
            <w:proofErr w:type="spellEnd"/>
            <w:r>
              <w:t xml:space="preserve"> processing of DOCX</w:t>
            </w:r>
          </w:p>
        </w:tc>
        <w:tc>
          <w:tcPr>
            <w:tcW w:w="2160" w:type="dxa"/>
          </w:tcPr>
          <w:p w14:paraId="6C815CEB" w14:textId="77777777" w:rsidR="004B2CAC" w:rsidRDefault="00861F0F">
            <w:r>
              <w:t>Duration scales with document size</w:t>
            </w:r>
          </w:p>
        </w:tc>
      </w:tr>
      <w:tr w:rsidR="004B2CAC" w14:paraId="220660CC" w14:textId="77777777">
        <w:tc>
          <w:tcPr>
            <w:tcW w:w="2160" w:type="dxa"/>
          </w:tcPr>
          <w:p w14:paraId="783A4825" w14:textId="77777777" w:rsidR="004B2CAC" w:rsidRDefault="00861F0F">
            <w:r>
              <w:t>Azure Function — RE generation</w:t>
            </w:r>
          </w:p>
        </w:tc>
        <w:tc>
          <w:tcPr>
            <w:tcW w:w="2160" w:type="dxa"/>
          </w:tcPr>
          <w:p w14:paraId="6EEEBC42" w14:textId="77777777" w:rsidR="004B2CAC" w:rsidRDefault="00861F0F">
            <w:r>
              <w:t>&lt;= 20 seconds</w:t>
            </w:r>
          </w:p>
        </w:tc>
        <w:tc>
          <w:tcPr>
            <w:tcW w:w="2160" w:type="dxa"/>
          </w:tcPr>
          <w:p w14:paraId="57B923E4" w14:textId="77777777" w:rsidR="004B2CAC" w:rsidRDefault="00861F0F">
            <w:r>
              <w:t>Word + Excel generation in memory</w:t>
            </w:r>
          </w:p>
        </w:tc>
        <w:tc>
          <w:tcPr>
            <w:tcW w:w="2160" w:type="dxa"/>
          </w:tcPr>
          <w:p w14:paraId="74A2BBAA" w14:textId="77777777" w:rsidR="004B2CAC" w:rsidRDefault="00861F0F">
            <w:r>
              <w:t>Excel Annex I Part B generation adds time for large datasets</w:t>
            </w:r>
          </w:p>
        </w:tc>
      </w:tr>
      <w:tr w:rsidR="004B2CAC" w14:paraId="194DDA8F" w14:textId="77777777">
        <w:tc>
          <w:tcPr>
            <w:tcW w:w="2160" w:type="dxa"/>
          </w:tcPr>
          <w:p w14:paraId="69BC2548" w14:textId="77777777" w:rsidR="004B2CAC" w:rsidRDefault="00861F0F">
            <w:r>
              <w:t>Power Automate — email ingestion</w:t>
            </w:r>
          </w:p>
        </w:tc>
        <w:tc>
          <w:tcPr>
            <w:tcW w:w="2160" w:type="dxa"/>
          </w:tcPr>
          <w:p w14:paraId="71EF3DAE" w14:textId="77777777" w:rsidR="004B2CAC" w:rsidRDefault="00861F0F">
            <w:r>
              <w:t>&lt;= 5 minutes</w:t>
            </w:r>
          </w:p>
        </w:tc>
        <w:tc>
          <w:tcPr>
            <w:tcW w:w="2160" w:type="dxa"/>
          </w:tcPr>
          <w:p w14:paraId="021E2617" w14:textId="77777777" w:rsidR="004B2CAC" w:rsidRDefault="00861F0F">
            <w:r>
              <w:t xml:space="preserve">Subject to Power Automate trigger </w:t>
            </w:r>
            <w:r>
              <w:lastRenderedPageBreak/>
              <w:t>polling interval</w:t>
            </w:r>
          </w:p>
        </w:tc>
        <w:tc>
          <w:tcPr>
            <w:tcW w:w="2160" w:type="dxa"/>
          </w:tcPr>
          <w:p w14:paraId="59A7E6CB" w14:textId="77777777" w:rsidR="004B2CAC" w:rsidRDefault="00861F0F">
            <w:r>
              <w:lastRenderedPageBreak/>
              <w:t xml:space="preserve">Not configurable; platform </w:t>
            </w:r>
            <w:proofErr w:type="spellStart"/>
            <w:r>
              <w:t>behaviour</w:t>
            </w:r>
            <w:proofErr w:type="spellEnd"/>
          </w:p>
        </w:tc>
      </w:tr>
    </w:tbl>
    <w:p w14:paraId="5AC65E23" w14:textId="77777777" w:rsidR="004B2CAC" w:rsidRDefault="00861F0F">
      <w:pPr>
        <w:pStyle w:val="Heading2"/>
      </w:pPr>
      <w:bookmarkStart w:id="34" w:name="_Toc227930699"/>
      <w:r>
        <w:t>7.2 SharePoint List Growth &amp; Thresholds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5E737C68" w14:textId="77777777">
        <w:tc>
          <w:tcPr>
            <w:tcW w:w="2160" w:type="dxa"/>
          </w:tcPr>
          <w:p w14:paraId="07165BC8" w14:textId="77777777" w:rsidR="004B2CAC" w:rsidRDefault="00861F0F">
            <w:pPr>
              <w:jc w:val="center"/>
            </w:pPr>
            <w:r>
              <w:rPr>
                <w:b/>
              </w:rPr>
              <w:t>List</w:t>
            </w:r>
          </w:p>
        </w:tc>
        <w:tc>
          <w:tcPr>
            <w:tcW w:w="2160" w:type="dxa"/>
          </w:tcPr>
          <w:p w14:paraId="7FCBACD1" w14:textId="77777777" w:rsidR="004B2CAC" w:rsidRDefault="00861F0F">
            <w:pPr>
              <w:jc w:val="center"/>
            </w:pPr>
            <w:r>
              <w:rPr>
                <w:b/>
              </w:rPr>
              <w:t>Estimated Annual Growth</w:t>
            </w:r>
          </w:p>
        </w:tc>
        <w:tc>
          <w:tcPr>
            <w:tcW w:w="2160" w:type="dxa"/>
          </w:tcPr>
          <w:p w14:paraId="43B1D1BA" w14:textId="77777777" w:rsidR="004B2CAC" w:rsidRDefault="00861F0F">
            <w:pPr>
              <w:jc w:val="center"/>
            </w:pPr>
            <w:r>
              <w:rPr>
                <w:b/>
              </w:rPr>
              <w:t>Indexing Strategy</w:t>
            </w:r>
          </w:p>
        </w:tc>
        <w:tc>
          <w:tcPr>
            <w:tcW w:w="2160" w:type="dxa"/>
          </w:tcPr>
          <w:p w14:paraId="17C79388" w14:textId="77777777" w:rsidR="004B2CAC" w:rsidRDefault="00861F0F">
            <w:pPr>
              <w:jc w:val="center"/>
            </w:pPr>
            <w:r>
              <w:rPr>
                <w:b/>
              </w:rPr>
              <w:t>Action at Threshold</w:t>
            </w:r>
          </w:p>
        </w:tc>
      </w:tr>
      <w:tr w:rsidR="004B2CAC" w14:paraId="2DA77194" w14:textId="77777777">
        <w:tc>
          <w:tcPr>
            <w:tcW w:w="2160" w:type="dxa"/>
          </w:tcPr>
          <w:p w14:paraId="0F787DDF" w14:textId="77777777" w:rsidR="004B2CAC" w:rsidRDefault="00861F0F">
            <w:r>
              <w:t>Resolutions</w:t>
            </w:r>
          </w:p>
        </w:tc>
        <w:tc>
          <w:tcPr>
            <w:tcW w:w="2160" w:type="dxa"/>
          </w:tcPr>
          <w:p w14:paraId="1C81908E" w14:textId="77777777" w:rsidR="004B2CAC" w:rsidRDefault="00861F0F">
            <w:r>
              <w:t>~200–500 items/year</w:t>
            </w:r>
          </w:p>
        </w:tc>
        <w:tc>
          <w:tcPr>
            <w:tcW w:w="2160" w:type="dxa"/>
          </w:tcPr>
          <w:p w14:paraId="3193686F" w14:textId="77777777" w:rsidR="004B2CAC" w:rsidRDefault="00861F0F">
            <w:r>
              <w:t xml:space="preserve">Session, </w:t>
            </w:r>
            <w:proofErr w:type="spellStart"/>
            <w:r>
              <w:t>SessionYear</w:t>
            </w:r>
            <w:proofErr w:type="spellEnd"/>
            <w:r>
              <w:t xml:space="preserve">, </w:t>
            </w:r>
            <w:proofErr w:type="spellStart"/>
            <w:r>
              <w:t>IntergovtBody</w:t>
            </w:r>
            <w:proofErr w:type="spellEnd"/>
            <w:r>
              <w:t xml:space="preserve">, </w:t>
            </w:r>
            <w:proofErr w:type="spellStart"/>
            <w:r>
              <w:t>TypeofFile</w:t>
            </w:r>
            <w:proofErr w:type="spellEnd"/>
          </w:p>
        </w:tc>
        <w:tc>
          <w:tcPr>
            <w:tcW w:w="2160" w:type="dxa"/>
          </w:tcPr>
          <w:p w14:paraId="7F1A43C9" w14:textId="77777777" w:rsidR="004B2CAC" w:rsidRDefault="00861F0F">
            <w:r>
              <w:t>Add additional indexed lookup columns if new query patterns emerge</w:t>
            </w:r>
          </w:p>
        </w:tc>
      </w:tr>
      <w:tr w:rsidR="004B2CAC" w14:paraId="6DD3C6D0" w14:textId="77777777">
        <w:tc>
          <w:tcPr>
            <w:tcW w:w="2160" w:type="dxa"/>
          </w:tcPr>
          <w:p w14:paraId="0BBD027A" w14:textId="77777777" w:rsidR="004B2CAC" w:rsidRDefault="00861F0F">
            <w:r>
              <w:t>Mandates</w:t>
            </w:r>
          </w:p>
        </w:tc>
        <w:tc>
          <w:tcPr>
            <w:tcW w:w="2160" w:type="dxa"/>
          </w:tcPr>
          <w:p w14:paraId="6D14AF46" w14:textId="77777777" w:rsidR="004B2CAC" w:rsidRDefault="00861F0F">
            <w:r>
              <w:t>~500–1,500 items/year</w:t>
            </w:r>
          </w:p>
        </w:tc>
        <w:tc>
          <w:tcPr>
            <w:tcW w:w="2160" w:type="dxa"/>
          </w:tcPr>
          <w:p w14:paraId="4D951008" w14:textId="77777777" w:rsidR="004B2CAC" w:rsidRDefault="00861F0F">
            <w:proofErr w:type="spellStart"/>
            <w:r>
              <w:t>ResolutionID</w:t>
            </w:r>
            <w:proofErr w:type="spellEnd"/>
          </w:p>
        </w:tc>
        <w:tc>
          <w:tcPr>
            <w:tcW w:w="2160" w:type="dxa"/>
          </w:tcPr>
          <w:p w14:paraId="6A94E9A1" w14:textId="77777777" w:rsidR="004B2CAC" w:rsidRDefault="00861F0F">
            <w:r>
              <w:t xml:space="preserve">Ensure all web part queries filter by </w:t>
            </w:r>
            <w:proofErr w:type="spellStart"/>
            <w:r>
              <w:t>ResolutionID</w:t>
            </w:r>
            <w:proofErr w:type="spellEnd"/>
          </w:p>
        </w:tc>
      </w:tr>
      <w:tr w:rsidR="004B2CAC" w14:paraId="0E769B90" w14:textId="77777777">
        <w:tc>
          <w:tcPr>
            <w:tcW w:w="2160" w:type="dxa"/>
          </w:tcPr>
          <w:p w14:paraId="707F0708" w14:textId="77777777" w:rsidR="004B2CAC" w:rsidRDefault="00861F0F">
            <w:r>
              <w:t>OPs</w:t>
            </w:r>
          </w:p>
        </w:tc>
        <w:tc>
          <w:tcPr>
            <w:tcW w:w="2160" w:type="dxa"/>
          </w:tcPr>
          <w:p w14:paraId="543DA648" w14:textId="77777777" w:rsidR="004B2CAC" w:rsidRDefault="00861F0F">
            <w:r>
              <w:t>~2,000–5,000 items/year</w:t>
            </w:r>
          </w:p>
        </w:tc>
        <w:tc>
          <w:tcPr>
            <w:tcW w:w="2160" w:type="dxa"/>
          </w:tcPr>
          <w:p w14:paraId="5C20F30B" w14:textId="77777777" w:rsidR="004B2CAC" w:rsidRDefault="00861F0F">
            <w:proofErr w:type="spellStart"/>
            <w:r>
              <w:t>MandateID</w:t>
            </w:r>
            <w:proofErr w:type="spellEnd"/>
            <w:r>
              <w:t xml:space="preserve">, </w:t>
            </w:r>
            <w:proofErr w:type="spellStart"/>
            <w:r>
              <w:t>ResolutionID</w:t>
            </w:r>
            <w:proofErr w:type="spellEnd"/>
          </w:p>
        </w:tc>
        <w:tc>
          <w:tcPr>
            <w:tcW w:w="2160" w:type="dxa"/>
          </w:tcPr>
          <w:p w14:paraId="7718D37F" w14:textId="77777777" w:rsidR="004B2CAC" w:rsidRDefault="00861F0F">
            <w:r>
              <w:t>Critical — may approach threshold in 1–2 years; ensure all REST calls use $filter on indexed columns</w:t>
            </w:r>
          </w:p>
        </w:tc>
      </w:tr>
      <w:tr w:rsidR="004B2CAC" w14:paraId="67DAD88C" w14:textId="77777777">
        <w:tc>
          <w:tcPr>
            <w:tcW w:w="2160" w:type="dxa"/>
          </w:tcPr>
          <w:p w14:paraId="773A907E" w14:textId="77777777" w:rsidR="004B2CAC" w:rsidRDefault="00861F0F">
            <w:r>
              <w:t>PBI lists (all)</w:t>
            </w:r>
          </w:p>
        </w:tc>
        <w:tc>
          <w:tcPr>
            <w:tcW w:w="2160" w:type="dxa"/>
          </w:tcPr>
          <w:p w14:paraId="1CC61FEC" w14:textId="77777777" w:rsidR="004B2CAC" w:rsidRDefault="00861F0F">
            <w:r>
              <w:t>~1,000–3,000 items/year</w:t>
            </w:r>
          </w:p>
        </w:tc>
        <w:tc>
          <w:tcPr>
            <w:tcW w:w="2160" w:type="dxa"/>
          </w:tcPr>
          <w:p w14:paraId="77C354CE" w14:textId="77777777" w:rsidR="004B2CAC" w:rsidRDefault="00861F0F">
            <w:proofErr w:type="spellStart"/>
            <w:r>
              <w:t>MandateID</w:t>
            </w:r>
            <w:proofErr w:type="spellEnd"/>
            <w:r>
              <w:t xml:space="preserve">, </w:t>
            </w:r>
            <w:proofErr w:type="spellStart"/>
            <w:r>
              <w:t>BudgetSectionID</w:t>
            </w:r>
            <w:proofErr w:type="spellEnd"/>
          </w:p>
        </w:tc>
        <w:tc>
          <w:tcPr>
            <w:tcW w:w="2160" w:type="dxa"/>
          </w:tcPr>
          <w:p w14:paraId="1B996C42" w14:textId="77777777" w:rsidR="004B2CAC" w:rsidRDefault="00861F0F">
            <w:r>
              <w:t xml:space="preserve">Monitor quarterly; ensure all queries use </w:t>
            </w:r>
            <w:proofErr w:type="spellStart"/>
            <w:r>
              <w:t>BudgetSectionID</w:t>
            </w:r>
            <w:proofErr w:type="spellEnd"/>
            <w:r>
              <w:t xml:space="preserve"> or </w:t>
            </w:r>
            <w:proofErr w:type="spellStart"/>
            <w:r>
              <w:t>ResolutionID</w:t>
            </w:r>
            <w:proofErr w:type="spellEnd"/>
            <w:r>
              <w:t xml:space="preserve"> filter</w:t>
            </w:r>
          </w:p>
        </w:tc>
      </w:tr>
      <w:tr w:rsidR="004B2CAC" w14:paraId="1E3CAD1C" w14:textId="77777777">
        <w:tc>
          <w:tcPr>
            <w:tcW w:w="2160" w:type="dxa"/>
          </w:tcPr>
          <w:p w14:paraId="51B25204" w14:textId="77777777" w:rsidR="004B2CAC" w:rsidRDefault="00861F0F">
            <w:r>
              <w:t>Status</w:t>
            </w:r>
          </w:p>
        </w:tc>
        <w:tc>
          <w:tcPr>
            <w:tcW w:w="2160" w:type="dxa"/>
          </w:tcPr>
          <w:p w14:paraId="41015784" w14:textId="77777777" w:rsidR="004B2CAC" w:rsidRDefault="00861F0F">
            <w:r>
              <w:t>~500–1,000 items/year</w:t>
            </w:r>
          </w:p>
        </w:tc>
        <w:tc>
          <w:tcPr>
            <w:tcW w:w="2160" w:type="dxa"/>
          </w:tcPr>
          <w:p w14:paraId="6B874AA7" w14:textId="77777777" w:rsidR="004B2CAC" w:rsidRDefault="00861F0F">
            <w:proofErr w:type="spellStart"/>
            <w:r>
              <w:t>ResolutionID</w:t>
            </w:r>
            <w:proofErr w:type="spellEnd"/>
          </w:p>
        </w:tc>
        <w:tc>
          <w:tcPr>
            <w:tcW w:w="2160" w:type="dxa"/>
          </w:tcPr>
          <w:p w14:paraId="4047D17E" w14:textId="77777777" w:rsidR="004B2CAC" w:rsidRDefault="00861F0F">
            <w:r>
              <w:t>Low risk; monitor annually</w:t>
            </w:r>
          </w:p>
        </w:tc>
      </w:tr>
      <w:tr w:rsidR="004B2CAC" w14:paraId="570508D0" w14:textId="77777777">
        <w:tc>
          <w:tcPr>
            <w:tcW w:w="2160" w:type="dxa"/>
          </w:tcPr>
          <w:p w14:paraId="18C9D8F3" w14:textId="77777777" w:rsidR="004B2CAC" w:rsidRDefault="00861F0F">
            <w:r>
              <w:t>Error Logs</w:t>
            </w:r>
          </w:p>
        </w:tc>
        <w:tc>
          <w:tcPr>
            <w:tcW w:w="2160" w:type="dxa"/>
          </w:tcPr>
          <w:p w14:paraId="1294AA96" w14:textId="77777777" w:rsidR="004B2CAC" w:rsidRDefault="00861F0F">
            <w:r>
              <w:t>Variable</w:t>
            </w:r>
          </w:p>
        </w:tc>
        <w:tc>
          <w:tcPr>
            <w:tcW w:w="2160" w:type="dxa"/>
          </w:tcPr>
          <w:p w14:paraId="6C60FAD5" w14:textId="77777777" w:rsidR="004B2CAC" w:rsidRDefault="00861F0F">
            <w:r>
              <w:t>None required</w:t>
            </w:r>
          </w:p>
        </w:tc>
        <w:tc>
          <w:tcPr>
            <w:tcW w:w="2160" w:type="dxa"/>
          </w:tcPr>
          <w:p w14:paraId="5F839C03" w14:textId="77777777" w:rsidR="004B2CAC" w:rsidRDefault="00861F0F">
            <w:r>
              <w:t>Purge resolved entries older than 6 months monthly</w:t>
            </w:r>
          </w:p>
        </w:tc>
      </w:tr>
    </w:tbl>
    <w:p w14:paraId="772FF8B6" w14:textId="77777777" w:rsidR="004B2CAC" w:rsidRDefault="00861F0F">
      <w:pPr>
        <w:pStyle w:val="Heading2"/>
      </w:pPr>
      <w:bookmarkStart w:id="35" w:name="_Toc227930700"/>
      <w:r>
        <w:t>7.3 Azure Functions Scaling</w:t>
      </w:r>
      <w:bookmarkEnd w:id="35"/>
    </w:p>
    <w:p w14:paraId="06656691" w14:textId="77777777" w:rsidR="004B2CAC" w:rsidRDefault="00861F0F">
      <w:r>
        <w:t xml:space="preserve">Azure Functions runs on the Consumption Plan with a maximum of 200 concurrent executions. MRMS load is expected to be well within this limit (10–30 concurrent users at peak). If execution count consistently approaches 100+ per minute, consider upgrading to a Premium Plan for improved cold-start performance and </w:t>
      </w:r>
      <w:proofErr w:type="spellStart"/>
      <w:r>
        <w:t>VNet</w:t>
      </w:r>
      <w:proofErr w:type="spellEnd"/>
      <w:r>
        <w:t xml:space="preserve"> integration.</w:t>
      </w:r>
    </w:p>
    <w:p w14:paraId="7B1C734F" w14:textId="77777777" w:rsidR="004B2CAC" w:rsidRDefault="00861F0F">
      <w:pPr>
        <w:pStyle w:val="Heading2"/>
      </w:pPr>
      <w:bookmarkStart w:id="36" w:name="_Toc227930701"/>
      <w:r>
        <w:t>7.4 Archival Guidance</w:t>
      </w:r>
      <w:bookmarkEnd w:id="36"/>
    </w:p>
    <w:p w14:paraId="0D80851B" w14:textId="77777777" w:rsidR="004B2CAC" w:rsidRDefault="00861F0F">
      <w:pPr>
        <w:pStyle w:val="ListBullet"/>
      </w:pPr>
      <w:r>
        <w:t>Resolution Document Sets: do not delete. Archive by setting a resolved/closed status column.</w:t>
      </w:r>
    </w:p>
    <w:p w14:paraId="167F0366" w14:textId="77777777" w:rsidR="004B2CAC" w:rsidRDefault="00861F0F">
      <w:pPr>
        <w:pStyle w:val="ListBullet"/>
      </w:pPr>
      <w:proofErr w:type="spellStart"/>
      <w:r>
        <w:t>CostRates</w:t>
      </w:r>
      <w:proofErr w:type="spellEnd"/>
      <w:r>
        <w:t xml:space="preserve"> files: retain all versions in the library. Do not delete files that are referenced by </w:t>
      </w:r>
      <w:proofErr w:type="spellStart"/>
      <w:r>
        <w:t>DefaultValuesFrom</w:t>
      </w:r>
      <w:proofErr w:type="spellEnd"/>
      <w:r>
        <w:t xml:space="preserve"> or </w:t>
      </w:r>
      <w:proofErr w:type="spellStart"/>
      <w:r>
        <w:t>CostrateValuesFrom</w:t>
      </w:r>
      <w:proofErr w:type="spellEnd"/>
      <w:r>
        <w:t xml:space="preserve"> columns on any Resolutions record. Deleting these will break the audit trail.</w:t>
      </w:r>
    </w:p>
    <w:p w14:paraId="21B22870" w14:textId="77777777" w:rsidR="004B2CAC" w:rsidRDefault="00861F0F">
      <w:pPr>
        <w:pStyle w:val="ListBullet"/>
      </w:pPr>
      <w:r>
        <w:t>Error Logs: purge Resolved = Yes entries older than 6 months to manage list size.</w:t>
      </w:r>
    </w:p>
    <w:p w14:paraId="4AC615FF" w14:textId="77777777" w:rsidR="004B2CAC" w:rsidRDefault="00861F0F">
      <w:pPr>
        <w:pStyle w:val="ListBullet"/>
      </w:pPr>
      <w:proofErr w:type="spellStart"/>
      <w:r>
        <w:t>RevEstReports</w:t>
      </w:r>
      <w:proofErr w:type="spellEnd"/>
      <w:r>
        <w:t xml:space="preserve"> library: reports may be archived to a sub-folder by year after each biennium cycle.</w:t>
      </w:r>
    </w:p>
    <w:p w14:paraId="2C46B227" w14:textId="77777777" w:rsidR="004B2CAC" w:rsidRDefault="00861F0F">
      <w:pPr>
        <w:pStyle w:val="Heading1"/>
      </w:pPr>
      <w:bookmarkStart w:id="37" w:name="_Toc227930702"/>
      <w:r>
        <w:lastRenderedPageBreak/>
        <w:t>8. Backup / Restore &amp; DR / BCP</w:t>
      </w:r>
      <w:bookmarkEnd w:id="37"/>
    </w:p>
    <w:p w14:paraId="2F2D45D4" w14:textId="77777777" w:rsidR="004B2CAC" w:rsidRDefault="00861F0F">
      <w:pPr>
        <w:pStyle w:val="Heading2"/>
      </w:pPr>
      <w:bookmarkStart w:id="38" w:name="_Toc227930703"/>
      <w:r>
        <w:t>8.1 Platform Resilience</w:t>
      </w:r>
      <w:bookmarkEnd w:id="38"/>
    </w:p>
    <w:p w14:paraId="76DCB0AD" w14:textId="77777777" w:rsidR="004B2CAC" w:rsidRDefault="00861F0F">
      <w:r>
        <w:t>MRMS relies entirely on Microsoft-managed SaaS/PaaS services (SharePoint Online, Power Automate, Azure Functions). Microsoft provides: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3A5AC700" w14:textId="77777777">
        <w:tc>
          <w:tcPr>
            <w:tcW w:w="2160" w:type="dxa"/>
          </w:tcPr>
          <w:p w14:paraId="0B72D4D0" w14:textId="77777777" w:rsidR="004B2CAC" w:rsidRDefault="00861F0F"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w="2160" w:type="dxa"/>
          </w:tcPr>
          <w:p w14:paraId="4F5ADBB2" w14:textId="77777777" w:rsidR="004B2CAC" w:rsidRDefault="00861F0F">
            <w:pPr>
              <w:jc w:val="center"/>
            </w:pPr>
            <w:r>
              <w:rPr>
                <w:b/>
              </w:rPr>
              <w:t>Microsoft Backup / Resilience</w:t>
            </w:r>
          </w:p>
        </w:tc>
        <w:tc>
          <w:tcPr>
            <w:tcW w:w="2160" w:type="dxa"/>
          </w:tcPr>
          <w:p w14:paraId="6BAB14FA" w14:textId="77777777" w:rsidR="004B2CAC" w:rsidRDefault="00861F0F">
            <w:pPr>
              <w:jc w:val="center"/>
            </w:pPr>
            <w:r>
              <w:rPr>
                <w:b/>
              </w:rPr>
              <w:t>RPO</w:t>
            </w:r>
          </w:p>
        </w:tc>
        <w:tc>
          <w:tcPr>
            <w:tcW w:w="2160" w:type="dxa"/>
          </w:tcPr>
          <w:p w14:paraId="1D50A871" w14:textId="77777777" w:rsidR="004B2CAC" w:rsidRDefault="00861F0F">
            <w:pPr>
              <w:jc w:val="center"/>
            </w:pPr>
            <w:r>
              <w:rPr>
                <w:b/>
              </w:rPr>
              <w:t>RTO</w:t>
            </w:r>
          </w:p>
        </w:tc>
      </w:tr>
      <w:tr w:rsidR="004B2CAC" w14:paraId="1F14486F" w14:textId="77777777">
        <w:tc>
          <w:tcPr>
            <w:tcW w:w="2160" w:type="dxa"/>
          </w:tcPr>
          <w:p w14:paraId="47911D92" w14:textId="77777777" w:rsidR="004B2CAC" w:rsidRDefault="00861F0F">
            <w:r>
              <w:t>SharePoint Online</w:t>
            </w:r>
          </w:p>
        </w:tc>
        <w:tc>
          <w:tcPr>
            <w:tcW w:w="2160" w:type="dxa"/>
          </w:tcPr>
          <w:p w14:paraId="25284A53" w14:textId="77777777" w:rsidR="004B2CAC" w:rsidRDefault="00861F0F">
            <w:r>
              <w:t>Geo-redundant; 93-day recycle bin for items/files; version history per library</w:t>
            </w:r>
          </w:p>
        </w:tc>
        <w:tc>
          <w:tcPr>
            <w:tcW w:w="2160" w:type="dxa"/>
          </w:tcPr>
          <w:p w14:paraId="15B8154A" w14:textId="77777777" w:rsidR="004B2CAC" w:rsidRDefault="00861F0F">
            <w:r>
              <w:t>14 days (admin restore from recycle bin)</w:t>
            </w:r>
          </w:p>
        </w:tc>
        <w:tc>
          <w:tcPr>
            <w:tcW w:w="2160" w:type="dxa"/>
          </w:tcPr>
          <w:p w14:paraId="52158821" w14:textId="77777777" w:rsidR="004B2CAC" w:rsidRDefault="00861F0F">
            <w:r>
              <w:t>&lt; 4 hours (admin action)</w:t>
            </w:r>
          </w:p>
        </w:tc>
      </w:tr>
      <w:tr w:rsidR="004B2CAC" w14:paraId="4D145F7D" w14:textId="77777777">
        <w:tc>
          <w:tcPr>
            <w:tcW w:w="2160" w:type="dxa"/>
          </w:tcPr>
          <w:p w14:paraId="682B9A1F" w14:textId="77777777" w:rsidR="004B2CAC" w:rsidRDefault="00861F0F">
            <w:r>
              <w:t>Power Automate</w:t>
            </w:r>
          </w:p>
        </w:tc>
        <w:tc>
          <w:tcPr>
            <w:tcW w:w="2160" w:type="dxa"/>
          </w:tcPr>
          <w:p w14:paraId="6BC48242" w14:textId="77777777" w:rsidR="004B2CAC" w:rsidRDefault="00861F0F">
            <w:r>
              <w:t>Platform-managed; flow definitions stored in Dataverse</w:t>
            </w:r>
          </w:p>
        </w:tc>
        <w:tc>
          <w:tcPr>
            <w:tcW w:w="2160" w:type="dxa"/>
          </w:tcPr>
          <w:p w14:paraId="6CC60680" w14:textId="0AB214E8" w:rsidR="004B2CAC" w:rsidRDefault="00861F0F">
            <w:r>
              <w:t xml:space="preserve">N/A </w:t>
            </w:r>
            <w:r w:rsidR="00EA3C6D">
              <w:t>-</w:t>
            </w:r>
            <w:r>
              <w:t xml:space="preserve"> flows must be exported manually as .zip before changes</w:t>
            </w:r>
          </w:p>
        </w:tc>
        <w:tc>
          <w:tcPr>
            <w:tcW w:w="2160" w:type="dxa"/>
          </w:tcPr>
          <w:p w14:paraId="03F44554" w14:textId="77777777" w:rsidR="004B2CAC" w:rsidRDefault="00861F0F">
            <w:r>
              <w:t>&lt; 2 hours (reimport)</w:t>
            </w:r>
          </w:p>
        </w:tc>
      </w:tr>
      <w:tr w:rsidR="004B2CAC" w14:paraId="7AA2689C" w14:textId="77777777">
        <w:tc>
          <w:tcPr>
            <w:tcW w:w="2160" w:type="dxa"/>
          </w:tcPr>
          <w:p w14:paraId="21A00C30" w14:textId="77777777" w:rsidR="004B2CAC" w:rsidRDefault="00861F0F">
            <w:r>
              <w:t>Azure Functions</w:t>
            </w:r>
          </w:p>
        </w:tc>
        <w:tc>
          <w:tcPr>
            <w:tcW w:w="2160" w:type="dxa"/>
          </w:tcPr>
          <w:p w14:paraId="140055BF" w14:textId="77777777" w:rsidR="004B2CAC" w:rsidRDefault="00861F0F">
            <w:r>
              <w:t>Platform-managed compute; code stored in Bitbucket repository</w:t>
            </w:r>
          </w:p>
        </w:tc>
        <w:tc>
          <w:tcPr>
            <w:tcW w:w="2160" w:type="dxa"/>
          </w:tcPr>
          <w:p w14:paraId="6BE63EBA" w14:textId="77777777" w:rsidR="004B2CAC" w:rsidRDefault="00861F0F">
            <w:r>
              <w:t>Last committed version in repo</w:t>
            </w:r>
          </w:p>
        </w:tc>
        <w:tc>
          <w:tcPr>
            <w:tcW w:w="2160" w:type="dxa"/>
          </w:tcPr>
          <w:p w14:paraId="7B014434" w14:textId="77777777" w:rsidR="004B2CAC" w:rsidRDefault="00861F0F">
            <w:r>
              <w:t>&lt; 2 hours (redeploy via VS Code)</w:t>
            </w:r>
          </w:p>
        </w:tc>
      </w:tr>
    </w:tbl>
    <w:p w14:paraId="43943443" w14:textId="77777777" w:rsidR="004B2CAC" w:rsidRDefault="00861F0F">
      <w:pPr>
        <w:pStyle w:val="Heading2"/>
      </w:pPr>
      <w:bookmarkStart w:id="39" w:name="_Toc227930704"/>
      <w:r>
        <w:t>8.2 Business Continuity Scenarios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2CAC" w14:paraId="6722DD87" w14:textId="77777777">
        <w:tc>
          <w:tcPr>
            <w:tcW w:w="2160" w:type="dxa"/>
          </w:tcPr>
          <w:p w14:paraId="27A5D777" w14:textId="77777777" w:rsidR="004B2CAC" w:rsidRDefault="00861F0F"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w="2160" w:type="dxa"/>
          </w:tcPr>
          <w:p w14:paraId="2047C401" w14:textId="77777777" w:rsidR="004B2CAC" w:rsidRDefault="00861F0F"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w="2160" w:type="dxa"/>
          </w:tcPr>
          <w:p w14:paraId="7C3710AF" w14:textId="77777777" w:rsidR="004B2CAC" w:rsidRDefault="00861F0F">
            <w:pPr>
              <w:jc w:val="center"/>
            </w:pPr>
            <w:r>
              <w:rPr>
                <w:b/>
              </w:rPr>
              <w:t>Recovery Steps</w:t>
            </w:r>
          </w:p>
        </w:tc>
        <w:tc>
          <w:tcPr>
            <w:tcW w:w="2160" w:type="dxa"/>
          </w:tcPr>
          <w:p w14:paraId="6787FDDC" w14:textId="77777777" w:rsidR="004B2CAC" w:rsidRDefault="00861F0F">
            <w:pPr>
              <w:jc w:val="center"/>
            </w:pPr>
            <w:r>
              <w:rPr>
                <w:b/>
              </w:rPr>
              <w:t>Max Downtime</w:t>
            </w:r>
          </w:p>
        </w:tc>
      </w:tr>
      <w:tr w:rsidR="004B2CAC" w14:paraId="068D5420" w14:textId="77777777">
        <w:tc>
          <w:tcPr>
            <w:tcW w:w="2160" w:type="dxa"/>
          </w:tcPr>
          <w:p w14:paraId="3F996081" w14:textId="77777777" w:rsidR="004B2CAC" w:rsidRDefault="00861F0F">
            <w:r>
              <w:t>SPFx web part broken after deployment</w:t>
            </w:r>
          </w:p>
        </w:tc>
        <w:tc>
          <w:tcPr>
            <w:tcW w:w="2160" w:type="dxa"/>
          </w:tcPr>
          <w:p w14:paraId="7A18143E" w14:textId="77777777" w:rsidR="004B2CAC" w:rsidRDefault="00861F0F">
            <w:r>
              <w:t>Users cannot access MRMS forms/dashboards</w:t>
            </w:r>
          </w:p>
        </w:tc>
        <w:tc>
          <w:tcPr>
            <w:tcW w:w="2160" w:type="dxa"/>
          </w:tcPr>
          <w:p w14:paraId="08CD977F" w14:textId="77777777" w:rsidR="004B2CAC" w:rsidRDefault="00861F0F">
            <w:r>
              <w:t>1. Redeploy previous .</w:t>
            </w:r>
            <w:proofErr w:type="spellStart"/>
            <w:r>
              <w:t>sppkg</w:t>
            </w:r>
            <w:proofErr w:type="spellEnd"/>
            <w:r>
              <w:t xml:space="preserve"> from Bitbucket repo</w:t>
            </w:r>
            <w:r>
              <w:br/>
              <w:t xml:space="preserve">2. Re-upload JS bundles to </w:t>
            </w:r>
            <w:proofErr w:type="spellStart"/>
            <w:r>
              <w:t>AppResources</w:t>
            </w:r>
            <w:proofErr w:type="spellEnd"/>
            <w:r>
              <w:br/>
              <w:t>3. Smoke test</w:t>
            </w:r>
          </w:p>
        </w:tc>
        <w:tc>
          <w:tcPr>
            <w:tcW w:w="2160" w:type="dxa"/>
          </w:tcPr>
          <w:p w14:paraId="5239981C" w14:textId="77777777" w:rsidR="004B2CAC" w:rsidRDefault="00861F0F">
            <w:r>
              <w:t>&lt; 2 hours</w:t>
            </w:r>
          </w:p>
        </w:tc>
      </w:tr>
      <w:tr w:rsidR="004B2CAC" w14:paraId="770250AA" w14:textId="77777777">
        <w:tc>
          <w:tcPr>
            <w:tcW w:w="2160" w:type="dxa"/>
          </w:tcPr>
          <w:p w14:paraId="76E0FCF4" w14:textId="77777777" w:rsidR="004B2CAC" w:rsidRDefault="00861F0F">
            <w:r>
              <w:t>Power Automate flow broken</w:t>
            </w:r>
          </w:p>
        </w:tc>
        <w:tc>
          <w:tcPr>
            <w:tcW w:w="2160" w:type="dxa"/>
          </w:tcPr>
          <w:p w14:paraId="305518B9" w14:textId="77777777" w:rsidR="004B2CAC" w:rsidRDefault="00861F0F">
            <w:r>
              <w:t>Resolution ingestion or approvals blocked</w:t>
            </w:r>
          </w:p>
        </w:tc>
        <w:tc>
          <w:tcPr>
            <w:tcW w:w="2160" w:type="dxa"/>
          </w:tcPr>
          <w:p w14:paraId="4BA24341" w14:textId="77777777" w:rsidR="004B2CAC" w:rsidRDefault="00861F0F">
            <w:r>
              <w:t>1. Reimport last-exported flow .zip</w:t>
            </w:r>
            <w:r>
              <w:br/>
              <w:t>2. Re-connect connections</w:t>
            </w:r>
            <w:r>
              <w:br/>
              <w:t>3. Test trigger</w:t>
            </w:r>
          </w:p>
        </w:tc>
        <w:tc>
          <w:tcPr>
            <w:tcW w:w="2160" w:type="dxa"/>
          </w:tcPr>
          <w:p w14:paraId="2AFAEA7C" w14:textId="77777777" w:rsidR="004B2CAC" w:rsidRDefault="00861F0F">
            <w:r>
              <w:t>&lt; 2 hours</w:t>
            </w:r>
          </w:p>
        </w:tc>
      </w:tr>
      <w:tr w:rsidR="004B2CAC" w14:paraId="170AE065" w14:textId="77777777">
        <w:tc>
          <w:tcPr>
            <w:tcW w:w="2160" w:type="dxa"/>
          </w:tcPr>
          <w:p w14:paraId="2EDD7DC0" w14:textId="77777777" w:rsidR="004B2CAC" w:rsidRDefault="00861F0F">
            <w:r>
              <w:t>Azure Function app failure</w:t>
            </w:r>
          </w:p>
        </w:tc>
        <w:tc>
          <w:tcPr>
            <w:tcW w:w="2160" w:type="dxa"/>
          </w:tcPr>
          <w:p w14:paraId="022DE920" w14:textId="77777777" w:rsidR="004B2CAC" w:rsidRDefault="00861F0F">
            <w:r>
              <w:t>OS generation, OP parsing, RE generation unavailable</w:t>
            </w:r>
          </w:p>
        </w:tc>
        <w:tc>
          <w:tcPr>
            <w:tcW w:w="2160" w:type="dxa"/>
          </w:tcPr>
          <w:p w14:paraId="365510D8" w14:textId="77777777" w:rsidR="004B2CAC" w:rsidRDefault="00861F0F">
            <w:r>
              <w:t xml:space="preserve">1. Redeploy </w:t>
            </w:r>
            <w:proofErr w:type="spellStart"/>
            <w:r>
              <w:t>ospython</w:t>
            </w:r>
            <w:proofErr w:type="spellEnd"/>
            <w:r>
              <w:t xml:space="preserve"> from last-good Bitbucket commit via VS Code</w:t>
            </w:r>
            <w:r>
              <w:br/>
              <w:t>2. Verify Application Settings</w:t>
            </w:r>
            <w:r>
              <w:br/>
              <w:t>3. Smoke test all 3 endpoints</w:t>
            </w:r>
          </w:p>
        </w:tc>
        <w:tc>
          <w:tcPr>
            <w:tcW w:w="2160" w:type="dxa"/>
          </w:tcPr>
          <w:p w14:paraId="78740C5A" w14:textId="77777777" w:rsidR="004B2CAC" w:rsidRDefault="00861F0F">
            <w:r>
              <w:t>&lt; 2 hours</w:t>
            </w:r>
          </w:p>
        </w:tc>
      </w:tr>
      <w:tr w:rsidR="004B2CAC" w14:paraId="4A96A3F2" w14:textId="77777777">
        <w:tc>
          <w:tcPr>
            <w:tcW w:w="2160" w:type="dxa"/>
          </w:tcPr>
          <w:p w14:paraId="174F345F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file deleted or corrupted</w:t>
            </w:r>
          </w:p>
        </w:tc>
        <w:tc>
          <w:tcPr>
            <w:tcW w:w="2160" w:type="dxa"/>
          </w:tcPr>
          <w:p w14:paraId="5498E465" w14:textId="77777777" w:rsidR="004B2CAC" w:rsidRDefault="00861F0F">
            <w:r>
              <w:t>OS generation, PBI calculations, form dropdowns fail</w:t>
            </w:r>
          </w:p>
        </w:tc>
        <w:tc>
          <w:tcPr>
            <w:tcW w:w="2160" w:type="dxa"/>
          </w:tcPr>
          <w:p w14:paraId="087EE643" w14:textId="77777777" w:rsidR="004B2CAC" w:rsidRDefault="00861F0F">
            <w:r>
              <w:t>1. Restore from SharePoint version history</w:t>
            </w:r>
            <w:r>
              <w:br/>
              <w:t>2. Verify metadata (</w:t>
            </w:r>
            <w:proofErr w:type="spellStart"/>
            <w:r>
              <w:t>TypeofFile</w:t>
            </w:r>
            <w:proofErr w:type="spellEnd"/>
            <w:r>
              <w:t>, dates)</w:t>
            </w:r>
            <w:r>
              <w:br/>
            </w:r>
            <w:r>
              <w:lastRenderedPageBreak/>
              <w:t>3. Re-test</w:t>
            </w:r>
          </w:p>
        </w:tc>
        <w:tc>
          <w:tcPr>
            <w:tcW w:w="2160" w:type="dxa"/>
          </w:tcPr>
          <w:p w14:paraId="07545D94" w14:textId="77777777" w:rsidR="004B2CAC" w:rsidRDefault="00861F0F">
            <w:r>
              <w:lastRenderedPageBreak/>
              <w:t>&lt; 1 hour</w:t>
            </w:r>
          </w:p>
        </w:tc>
      </w:tr>
      <w:tr w:rsidR="004B2CAC" w14:paraId="42732443" w14:textId="77777777">
        <w:tc>
          <w:tcPr>
            <w:tcW w:w="2160" w:type="dxa"/>
          </w:tcPr>
          <w:p w14:paraId="101C6910" w14:textId="77777777" w:rsidR="004B2CAC" w:rsidRDefault="00861F0F">
            <w:r>
              <w:t>SharePoint site collection unavailable</w:t>
            </w:r>
          </w:p>
        </w:tc>
        <w:tc>
          <w:tcPr>
            <w:tcW w:w="2160" w:type="dxa"/>
          </w:tcPr>
          <w:p w14:paraId="2CF73EBD" w14:textId="77777777" w:rsidR="004B2CAC" w:rsidRDefault="00861F0F">
            <w:r>
              <w:t>Full MRMS outage</w:t>
            </w:r>
          </w:p>
        </w:tc>
        <w:tc>
          <w:tcPr>
            <w:tcW w:w="2160" w:type="dxa"/>
          </w:tcPr>
          <w:p w14:paraId="242EADC8" w14:textId="77777777" w:rsidR="004B2CAC" w:rsidRDefault="00861F0F">
            <w:r>
              <w:t>1. Check M365 Service Health</w:t>
            </w:r>
            <w:r>
              <w:br/>
              <w:t>2. If OICT issue: raise OICT ticket</w:t>
            </w:r>
            <w:r>
              <w:br/>
              <w:t>3. Communicate ETA to users</w:t>
            </w:r>
          </w:p>
        </w:tc>
        <w:tc>
          <w:tcPr>
            <w:tcW w:w="2160" w:type="dxa"/>
          </w:tcPr>
          <w:p w14:paraId="2DCD9252" w14:textId="77777777" w:rsidR="004B2CAC" w:rsidRDefault="00861F0F">
            <w:r>
              <w:t>Depends on OICT / Microsoft SLA</w:t>
            </w:r>
          </w:p>
        </w:tc>
      </w:tr>
      <w:tr w:rsidR="004B2CAC" w14:paraId="01FEC3C1" w14:textId="77777777">
        <w:tc>
          <w:tcPr>
            <w:tcW w:w="2160" w:type="dxa"/>
          </w:tcPr>
          <w:p w14:paraId="5642FB53" w14:textId="77777777" w:rsidR="004B2CAC" w:rsidRDefault="00861F0F">
            <w:r>
              <w:t>MRMS service account locked / expired</w:t>
            </w:r>
          </w:p>
        </w:tc>
        <w:tc>
          <w:tcPr>
            <w:tcW w:w="2160" w:type="dxa"/>
          </w:tcPr>
          <w:p w14:paraId="62B088F3" w14:textId="77777777" w:rsidR="004B2CAC" w:rsidRDefault="00861F0F">
            <w:r>
              <w:t>All PROD/UAT flows fail — connections invalid</w:t>
            </w:r>
          </w:p>
        </w:tc>
        <w:tc>
          <w:tcPr>
            <w:tcW w:w="2160" w:type="dxa"/>
          </w:tcPr>
          <w:p w14:paraId="2982BE67" w14:textId="77777777" w:rsidR="004B2CAC" w:rsidRDefault="00861F0F">
            <w:r>
              <w:t>1. Contact OICT to unlock/renew service account</w:t>
            </w:r>
            <w:r>
              <w:br/>
              <w:t>2. Re-authenticate all flow connections</w:t>
            </w:r>
            <w:r>
              <w:br/>
              <w:t>3. Re-test all flows</w:t>
            </w:r>
          </w:p>
        </w:tc>
        <w:tc>
          <w:tcPr>
            <w:tcW w:w="2160" w:type="dxa"/>
          </w:tcPr>
          <w:p w14:paraId="17CF2D04" w14:textId="77777777" w:rsidR="004B2CAC" w:rsidRDefault="00861F0F">
            <w:r>
              <w:t>&lt; 4 hours</w:t>
            </w:r>
          </w:p>
        </w:tc>
      </w:tr>
    </w:tbl>
    <w:p w14:paraId="25A879AA" w14:textId="77777777" w:rsidR="004B2CAC" w:rsidRDefault="00861F0F">
      <w:pPr>
        <w:pStyle w:val="Heading2"/>
      </w:pPr>
      <w:bookmarkStart w:id="40" w:name="_Toc227930705"/>
      <w:r>
        <w:t>8.3 Custom Artefact Backup Schedule</w:t>
      </w:r>
      <w:bookmarkEnd w:id="40"/>
    </w:p>
    <w:p w14:paraId="4B502B3A" w14:textId="77777777" w:rsidR="004B2CAC" w:rsidRDefault="00861F0F">
      <w:r>
        <w:t>See Deployment Guide Section 12.2 for the full backup artefact table. Key reminders:</w:t>
      </w:r>
    </w:p>
    <w:p w14:paraId="5D9730F3" w14:textId="45E9919A" w:rsidR="004B2CAC" w:rsidRDefault="00861F0F">
      <w:pPr>
        <w:pStyle w:val="ListBullet"/>
      </w:pPr>
      <w:r>
        <w:t>Export Power Automate flows as .zip BEFORE every change</w:t>
      </w:r>
      <w:r w:rsidR="00EA3C6D">
        <w:t>,</w:t>
      </w:r>
      <w:r>
        <w:t xml:space="preserve"> not after.</w:t>
      </w:r>
    </w:p>
    <w:p w14:paraId="0C3DD52A" w14:textId="77777777" w:rsidR="004B2CAC" w:rsidRDefault="00861F0F">
      <w:pPr>
        <w:pStyle w:val="ListBullet"/>
      </w:pPr>
      <w:r>
        <w:t>SPFx .</w:t>
      </w:r>
      <w:proofErr w:type="spellStart"/>
      <w:r>
        <w:t>sppkg</w:t>
      </w:r>
      <w:proofErr w:type="spellEnd"/>
      <w:r>
        <w:t xml:space="preserve"> is automatically versioned in Bitbucket. No additional action needed.</w:t>
      </w:r>
    </w:p>
    <w:p w14:paraId="3B275B8A" w14:textId="48857D9B" w:rsidR="004B2CAC" w:rsidRDefault="00861F0F">
      <w:pPr>
        <w:pStyle w:val="ListBullet"/>
      </w:pPr>
      <w:proofErr w:type="spellStart"/>
      <w:r>
        <w:t>CostRates</w:t>
      </w:r>
      <w:proofErr w:type="spellEnd"/>
      <w:r>
        <w:t xml:space="preserve"> workbook is versioned via SharePoint library versioning</w:t>
      </w:r>
      <w:r w:rsidR="00EA3C6D">
        <w:t>:</w:t>
      </w:r>
      <w:r>
        <w:t xml:space="preserve"> do </w:t>
      </w:r>
      <w:r w:rsidR="00EA3C6D">
        <w:t>NOT</w:t>
      </w:r>
      <w:r>
        <w:t xml:space="preserve"> disable versioning.</w:t>
      </w:r>
    </w:p>
    <w:p w14:paraId="6FEF8835" w14:textId="260BE0B4" w:rsidR="004B2CAC" w:rsidRDefault="00861F0F">
      <w:pPr>
        <w:pStyle w:val="ListBullet"/>
      </w:pPr>
      <w:r>
        <w:t>App Registration credentials (client IDs,</w:t>
      </w:r>
      <w:del w:id="41" w:author="Pritam Abhiman Pawar" w:date="2026-04-27T11:37:00Z" w16du:dateUtc="2026-04-27T09:37:00Z">
        <w:r w:rsidDel="00EA25D7">
          <w:delText xml:space="preserve"> secrets, cert details</w:delText>
        </w:r>
      </w:del>
      <w:r>
        <w:t xml:space="preserve">) must be stored in </w:t>
      </w:r>
      <w:del w:id="42" w:author="Pritam Abhiman Pawar" w:date="2026-04-27T11:37:00Z" w16du:dateUtc="2026-04-27T09:37:00Z">
        <w:r w:rsidDel="00707498">
          <w:delText>a secure password manager / OICT-approved vault</w:delText>
        </w:r>
      </w:del>
      <w:ins w:id="43" w:author="Pritam Abhiman Pawar" w:date="2026-04-27T11:37:00Z" w16du:dateUtc="2026-04-27T09:37:00Z">
        <w:r w:rsidR="00707498">
          <w:t>app settings or variables</w:t>
        </w:r>
      </w:ins>
      <w:r>
        <w:t>.</w:t>
      </w:r>
    </w:p>
    <w:p w14:paraId="5349599B" w14:textId="77777777" w:rsidR="004B2CAC" w:rsidRDefault="00861F0F">
      <w:pPr>
        <w:pStyle w:val="Heading1"/>
      </w:pPr>
      <w:bookmarkStart w:id="44" w:name="_Toc227930706"/>
      <w:r>
        <w:t>9. Security Ops &amp; Access Reviews</w:t>
      </w:r>
      <w:bookmarkEnd w:id="44"/>
    </w:p>
    <w:p w14:paraId="3FFF6EFE" w14:textId="77777777" w:rsidR="004B2CAC" w:rsidRDefault="00861F0F">
      <w:pPr>
        <w:pStyle w:val="Heading2"/>
      </w:pPr>
      <w:bookmarkStart w:id="45" w:name="_Toc227930707"/>
      <w:r>
        <w:t>9.1 Quarterly Access Review</w:t>
      </w:r>
      <w:bookmarkEnd w:id="45"/>
    </w:p>
    <w:p w14:paraId="4551DE64" w14:textId="77777777" w:rsidR="004B2CAC" w:rsidRDefault="00861F0F">
      <w:r>
        <w:t>Conduct the following access review every quarter: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5B0A57A0" w14:textId="77777777">
        <w:tc>
          <w:tcPr>
            <w:tcW w:w="2880" w:type="dxa"/>
          </w:tcPr>
          <w:p w14:paraId="70CD6D2E" w14:textId="77777777" w:rsidR="004B2CAC" w:rsidRDefault="00861F0F">
            <w:pPr>
              <w:jc w:val="center"/>
            </w:pPr>
            <w:r>
              <w:rPr>
                <w:b/>
              </w:rPr>
              <w:t>Review Item</w:t>
            </w:r>
          </w:p>
        </w:tc>
        <w:tc>
          <w:tcPr>
            <w:tcW w:w="2880" w:type="dxa"/>
          </w:tcPr>
          <w:p w14:paraId="13E26929" w14:textId="77777777" w:rsidR="004B2CAC" w:rsidRDefault="00861F0F">
            <w:pPr>
              <w:jc w:val="center"/>
            </w:pPr>
            <w:r>
              <w:rPr>
                <w:b/>
              </w:rPr>
              <w:t>How</w:t>
            </w:r>
          </w:p>
        </w:tc>
        <w:tc>
          <w:tcPr>
            <w:tcW w:w="2880" w:type="dxa"/>
          </w:tcPr>
          <w:p w14:paraId="6FE90FA6" w14:textId="77777777" w:rsidR="004B2CAC" w:rsidRDefault="00861F0F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4B2CAC" w14:paraId="6FC2AF9A" w14:textId="77777777">
        <w:tc>
          <w:tcPr>
            <w:tcW w:w="2880" w:type="dxa"/>
          </w:tcPr>
          <w:p w14:paraId="36D08CF0" w14:textId="77777777" w:rsidR="004B2CAC" w:rsidRDefault="00861F0F">
            <w:r>
              <w:t>SharePoint group memberships (all groups)</w:t>
            </w:r>
          </w:p>
        </w:tc>
        <w:tc>
          <w:tcPr>
            <w:tcW w:w="2880" w:type="dxa"/>
          </w:tcPr>
          <w:p w14:paraId="79BB97AB" w14:textId="77777777" w:rsidR="004B2CAC" w:rsidRDefault="00861F0F">
            <w:r>
              <w:t>Site Settings → People and Groups → review each MRMS group against current staff list. Remove leavers.</w:t>
            </w:r>
          </w:p>
        </w:tc>
        <w:tc>
          <w:tcPr>
            <w:tcW w:w="2880" w:type="dxa"/>
          </w:tcPr>
          <w:p w14:paraId="2CB67C13" w14:textId="77777777" w:rsidR="004B2CAC" w:rsidRDefault="00861F0F">
            <w:r>
              <w:t>Site Administrator</w:t>
            </w:r>
          </w:p>
        </w:tc>
      </w:tr>
      <w:tr w:rsidR="004B2CAC" w14:paraId="04E68948" w14:textId="77777777">
        <w:tc>
          <w:tcPr>
            <w:tcW w:w="2880" w:type="dxa"/>
          </w:tcPr>
          <w:p w14:paraId="1AD7AAD2" w14:textId="77777777" w:rsidR="004B2CAC" w:rsidRDefault="00861F0F">
            <w:r>
              <w:t>PowerApps user management app — role assignments</w:t>
            </w:r>
          </w:p>
        </w:tc>
        <w:tc>
          <w:tcPr>
            <w:tcW w:w="2880" w:type="dxa"/>
          </w:tcPr>
          <w:p w14:paraId="5EC10823" w14:textId="77777777" w:rsidR="004B2CAC" w:rsidRDefault="00861F0F">
            <w:r>
              <w:t>Open the PowerApps user management app from the site navigation. Review users and assigned roles.</w:t>
            </w:r>
          </w:p>
        </w:tc>
        <w:tc>
          <w:tcPr>
            <w:tcW w:w="2880" w:type="dxa"/>
          </w:tcPr>
          <w:p w14:paraId="2E621C5B" w14:textId="77777777" w:rsidR="004B2CAC" w:rsidRDefault="00861F0F">
            <w:r>
              <w:t>Focal Point / Site Administrator</w:t>
            </w:r>
          </w:p>
        </w:tc>
      </w:tr>
      <w:tr w:rsidR="004B2CAC" w14:paraId="2135B6C2" w14:textId="77777777">
        <w:tc>
          <w:tcPr>
            <w:tcW w:w="2880" w:type="dxa"/>
          </w:tcPr>
          <w:p w14:paraId="1B2D47CE" w14:textId="77777777" w:rsidR="004B2CAC" w:rsidRDefault="00861F0F">
            <w:r>
              <w:t>Azure Function App access (Azure Portal)</w:t>
            </w:r>
          </w:p>
        </w:tc>
        <w:tc>
          <w:tcPr>
            <w:tcW w:w="2880" w:type="dxa"/>
          </w:tcPr>
          <w:p w14:paraId="3328699A" w14:textId="77777777" w:rsidR="004B2CAC" w:rsidRDefault="00861F0F">
            <w:r>
              <w:t>Azure Portal → Function App → Access control (IAM) → review who has Contributor or Owner role.</w:t>
            </w:r>
          </w:p>
        </w:tc>
        <w:tc>
          <w:tcPr>
            <w:tcW w:w="2880" w:type="dxa"/>
          </w:tcPr>
          <w:p w14:paraId="30680287" w14:textId="77777777" w:rsidR="004B2CAC" w:rsidRDefault="00861F0F">
            <w:r>
              <w:t>Azure Functions Admin</w:t>
            </w:r>
          </w:p>
        </w:tc>
      </w:tr>
      <w:tr w:rsidR="004B2CAC" w14:paraId="0A703E65" w14:textId="77777777">
        <w:tc>
          <w:tcPr>
            <w:tcW w:w="2880" w:type="dxa"/>
          </w:tcPr>
          <w:p w14:paraId="24B0EF6B" w14:textId="77777777" w:rsidR="004B2CAC" w:rsidRDefault="00861F0F">
            <w:r>
              <w:t>Bitbucket repository access</w:t>
            </w:r>
          </w:p>
        </w:tc>
        <w:tc>
          <w:tcPr>
            <w:tcW w:w="2880" w:type="dxa"/>
          </w:tcPr>
          <w:p w14:paraId="32DDA587" w14:textId="77777777" w:rsidR="004B2CAC" w:rsidRDefault="00861F0F">
            <w:r>
              <w:t>Bitbucket → Repository Settings → User and group access → remove leavers.</w:t>
            </w:r>
          </w:p>
        </w:tc>
        <w:tc>
          <w:tcPr>
            <w:tcW w:w="2880" w:type="dxa"/>
          </w:tcPr>
          <w:p w14:paraId="7C23F4B8" w14:textId="77777777" w:rsidR="004B2CAC" w:rsidRDefault="00861F0F">
            <w:r>
              <w:t>Site Administrator / L3</w:t>
            </w:r>
          </w:p>
        </w:tc>
      </w:tr>
      <w:tr w:rsidR="004B2CAC" w14:paraId="6075D5DB" w14:textId="77777777">
        <w:tc>
          <w:tcPr>
            <w:tcW w:w="2880" w:type="dxa"/>
          </w:tcPr>
          <w:p w14:paraId="0F164C6F" w14:textId="77777777" w:rsidR="004B2CAC" w:rsidRDefault="00861F0F">
            <w:r>
              <w:t xml:space="preserve">Power Automate </w:t>
            </w:r>
            <w:r>
              <w:lastRenderedPageBreak/>
              <w:t>environment access</w:t>
            </w:r>
          </w:p>
        </w:tc>
        <w:tc>
          <w:tcPr>
            <w:tcW w:w="2880" w:type="dxa"/>
          </w:tcPr>
          <w:p w14:paraId="657F0A73" w14:textId="77777777" w:rsidR="004B2CAC" w:rsidRDefault="00861F0F">
            <w:r>
              <w:lastRenderedPageBreak/>
              <w:t xml:space="preserve">Power Platform Admin </w:t>
            </w:r>
            <w:r>
              <w:lastRenderedPageBreak/>
              <w:t>Centre → Environments → Members → review DLP and admin access.</w:t>
            </w:r>
          </w:p>
        </w:tc>
        <w:tc>
          <w:tcPr>
            <w:tcW w:w="2880" w:type="dxa"/>
          </w:tcPr>
          <w:p w14:paraId="55C0CC98" w14:textId="77777777" w:rsidR="004B2CAC" w:rsidRDefault="00861F0F">
            <w:r>
              <w:lastRenderedPageBreak/>
              <w:t>Flow Owner</w:t>
            </w:r>
          </w:p>
        </w:tc>
      </w:tr>
    </w:tbl>
    <w:p w14:paraId="239A2F51" w14:textId="77777777" w:rsidR="004B2CAC" w:rsidRDefault="00861F0F">
      <w:pPr>
        <w:pStyle w:val="Heading2"/>
      </w:pPr>
      <w:bookmarkStart w:id="46" w:name="_Toc227930708"/>
      <w:r>
        <w:t>9.2 Onboarding Procedure</w:t>
      </w:r>
      <w:bookmarkEnd w:id="46"/>
    </w:p>
    <w:p w14:paraId="6D15FA75" w14:textId="77777777" w:rsidR="004B2CAC" w:rsidRDefault="00861F0F">
      <w:pPr>
        <w:pStyle w:val="ListNumber"/>
      </w:pPr>
      <w:r>
        <w:t>New user receives a UN account from OICT.</w:t>
      </w:r>
    </w:p>
    <w:p w14:paraId="7F365801" w14:textId="77777777" w:rsidR="004B2CAC" w:rsidRDefault="00861F0F">
      <w:pPr>
        <w:pStyle w:val="ListNumber"/>
      </w:pPr>
      <w:r>
        <w:t>Focal Point or Site Administrator opens the PowerApps user management app from the MRMS site top navigation.</w:t>
      </w:r>
    </w:p>
    <w:p w14:paraId="62DB2828" w14:textId="77777777" w:rsidR="004B2CAC" w:rsidRDefault="00861F0F">
      <w:pPr>
        <w:pStyle w:val="ListNumber"/>
      </w:pPr>
      <w:r>
        <w:t>Selects the user and assigns the appropriate role (e.g. Contributor, Approver).</w:t>
      </w:r>
    </w:p>
    <w:p w14:paraId="0CA061DF" w14:textId="77777777" w:rsidR="004B2CAC" w:rsidRDefault="00861F0F">
      <w:pPr>
        <w:pStyle w:val="ListNumber"/>
      </w:pPr>
      <w:r>
        <w:t>The app automatically adds the user to the correct SharePoint permission group(s) for the selected role.</w:t>
      </w:r>
    </w:p>
    <w:p w14:paraId="7FD76B98" w14:textId="77777777" w:rsidR="004B2CAC" w:rsidRDefault="00861F0F">
      <w:pPr>
        <w:pStyle w:val="ListNumber"/>
      </w:pPr>
      <w:r>
        <w:t>Verify by asking the user to log in and confirm they can see the appropriate pages and forms.</w:t>
      </w:r>
    </w:p>
    <w:p w14:paraId="0647A048" w14:textId="77777777" w:rsidR="004B2CAC" w:rsidRDefault="00861F0F">
      <w:pPr>
        <w:pStyle w:val="Heading2"/>
      </w:pPr>
      <w:bookmarkStart w:id="47" w:name="_Toc227930709"/>
      <w:r>
        <w:t>9.3 Offboarding Procedure</w:t>
      </w:r>
      <w:bookmarkEnd w:id="47"/>
    </w:p>
    <w:p w14:paraId="04DC9997" w14:textId="77777777" w:rsidR="004B2CAC" w:rsidRDefault="00861F0F">
      <w:pPr>
        <w:pStyle w:val="ListNumber"/>
      </w:pPr>
      <w:r>
        <w:t>Focal Point or Site Administrator opens the PowerApps user management app.</w:t>
      </w:r>
    </w:p>
    <w:p w14:paraId="1DFCE882" w14:textId="77777777" w:rsidR="004B2CAC" w:rsidRDefault="00861F0F">
      <w:pPr>
        <w:pStyle w:val="ListNumber"/>
      </w:pPr>
      <w:r>
        <w:t>Removes the user from all assigned roles.</w:t>
      </w:r>
    </w:p>
    <w:p w14:paraId="0A7094FA" w14:textId="77777777" w:rsidR="004B2CAC" w:rsidRDefault="00861F0F">
      <w:pPr>
        <w:pStyle w:val="ListNumber"/>
      </w:pPr>
      <w:r>
        <w:t>Site Administrator manually verifies the user has been removed from all SharePoint groups via Site Settings → People and Groups.</w:t>
      </w:r>
    </w:p>
    <w:p w14:paraId="1C0FF4D1" w14:textId="77777777" w:rsidR="004B2CAC" w:rsidRDefault="00861F0F">
      <w:pPr>
        <w:pStyle w:val="ListNumber"/>
      </w:pPr>
      <w:r>
        <w:t>If the user was a Flow Owner: Flow Owner transfers connection ownership to the MRMS service account in Power Automate.</w:t>
      </w:r>
    </w:p>
    <w:p w14:paraId="2B2FC008" w14:textId="77777777" w:rsidR="004B2CAC" w:rsidRDefault="00861F0F">
      <w:pPr>
        <w:pStyle w:val="ListNumber"/>
      </w:pPr>
      <w:r>
        <w:t>If the user had Azure Portal access: Azure Functions Admin removes the role assignment in Azure Portal → Function App → IAM.</w:t>
      </w:r>
    </w:p>
    <w:p w14:paraId="61E6BF08" w14:textId="77777777" w:rsidR="004B2CAC" w:rsidRDefault="00861F0F">
      <w:pPr>
        <w:pStyle w:val="ListNumber"/>
      </w:pPr>
      <w:r>
        <w:t>If the user had Bitbucket access: remove from repository settings.</w:t>
      </w:r>
    </w:p>
    <w:p w14:paraId="6C3B84B9" w14:textId="77777777" w:rsidR="004B2CAC" w:rsidRDefault="00861F0F">
      <w:pPr>
        <w:pStyle w:val="Heading2"/>
      </w:pPr>
      <w:bookmarkStart w:id="48" w:name="_Toc227930710"/>
      <w:r w:rsidRPr="00A74498">
        <w:t>9.4 Certificate Renewal Procedure (PROD PFX)</w:t>
      </w:r>
      <w:bookmarkEnd w:id="48"/>
    </w:p>
    <w:p w14:paraId="425F9FD9" w14:textId="3F079D4D" w:rsidR="004B2CAC" w:rsidRDefault="00861F0F">
      <w:r>
        <w:t>The PROD certificate (</w:t>
      </w:r>
      <w:proofErr w:type="spellStart"/>
      <w:r>
        <w:t>mrms-</w:t>
      </w:r>
      <w:r w:rsidR="00C278FA">
        <w:t>cert</w:t>
      </w:r>
      <w:r>
        <w:t>.pfx</w:t>
      </w:r>
      <w:proofErr w:type="spellEnd"/>
      <w:r>
        <w:t xml:space="preserve">) is used for MSAL certificate-based authentication in the </w:t>
      </w:r>
      <w:proofErr w:type="spellStart"/>
      <w:r>
        <w:t>generate_os_files</w:t>
      </w:r>
      <w:proofErr w:type="spellEnd"/>
      <w:r>
        <w:t xml:space="preserve"> Azure Function. It must be renewed before expiry.</w:t>
      </w:r>
    </w:p>
    <w:p w14:paraId="69841E5F" w14:textId="77777777" w:rsidR="004B2CAC" w:rsidRDefault="00861F0F">
      <w:pPr>
        <w:pStyle w:val="ListNumber"/>
      </w:pPr>
      <w:r>
        <w:t>At least 30 days before the certificate expiry date, generate a new certificate and export as .</w:t>
      </w:r>
      <w:proofErr w:type="spellStart"/>
      <w:r>
        <w:t>pfx</w:t>
      </w:r>
      <w:proofErr w:type="spellEnd"/>
      <w:r>
        <w:t xml:space="preserve"> and .</w:t>
      </w:r>
      <w:proofErr w:type="spellStart"/>
      <w:r>
        <w:t>cer</w:t>
      </w:r>
      <w:proofErr w:type="spellEnd"/>
      <w:r>
        <w:t>.</w:t>
      </w:r>
    </w:p>
    <w:p w14:paraId="0C8E1ADA" w14:textId="76483D75" w:rsidR="004B2CAC" w:rsidRDefault="00861F0F">
      <w:pPr>
        <w:pStyle w:val="ListNumber"/>
      </w:pPr>
      <w:r>
        <w:t>Upload the new mrms-</w:t>
      </w:r>
      <w:r w:rsidR="00C278FA">
        <w:t>cert</w:t>
      </w:r>
      <w:r>
        <w:t>.cer to the PROD app registration in Azure Entra ID: Portal → Entra ID → App Registrations → MRMS-Forms PROD → Certificates &amp; secrets.</w:t>
      </w:r>
    </w:p>
    <w:p w14:paraId="769AFBE2" w14:textId="04636346" w:rsidR="004B2CAC" w:rsidRDefault="00861F0F" w:rsidP="0060264B">
      <w:pPr>
        <w:pStyle w:val="ListNumber"/>
      </w:pPr>
      <w:r>
        <w:t xml:space="preserve">Store the new </w:t>
      </w:r>
      <w:proofErr w:type="spellStart"/>
      <w:r>
        <w:t>mrms-</w:t>
      </w:r>
      <w:r w:rsidR="00C278FA">
        <w:t>cert</w:t>
      </w:r>
      <w:r>
        <w:t>.pfx</w:t>
      </w:r>
      <w:proofErr w:type="spellEnd"/>
      <w:r>
        <w:t xml:space="preserve"> in the designated secure location (Azure Key Vault when implemented).</w:t>
      </w:r>
    </w:p>
    <w:p w14:paraId="32BDF15B" w14:textId="77777777" w:rsidR="004B2CAC" w:rsidRDefault="00861F0F">
      <w:pPr>
        <w:pStyle w:val="ListNumber"/>
      </w:pPr>
      <w:r>
        <w:t>Test OS generation end-to-end on PROD using a non-critical resolution.</w:t>
      </w:r>
    </w:p>
    <w:p w14:paraId="3BE10B66" w14:textId="77777777" w:rsidR="004B2CAC" w:rsidRDefault="00861F0F">
      <w:pPr>
        <w:pStyle w:val="ListNumber"/>
      </w:pPr>
      <w:r>
        <w:t>Remove the old certificate from the app registration once the new one is confirmed working.</w:t>
      </w:r>
    </w:p>
    <w:p w14:paraId="437F0BA4" w14:textId="77777777" w:rsidR="004B2CAC" w:rsidRDefault="00861F0F">
      <w:pPr>
        <w:pStyle w:val="Heading2"/>
      </w:pPr>
      <w:bookmarkStart w:id="49" w:name="_Toc227930711"/>
      <w:r>
        <w:t>9.5 Entra ID App Registration (certificate-based MSAL) Rotation Procedure</w:t>
      </w:r>
      <w:bookmarkEnd w:id="49"/>
    </w:p>
    <w:p w14:paraId="7BEE6645" w14:textId="77777777" w:rsidR="004B2CAC" w:rsidRDefault="00861F0F">
      <w:r>
        <w:t>For DEV and UAT environments that use Entra ID App Registration (certificate-based MSAL) authentication:</w:t>
      </w:r>
    </w:p>
    <w:p w14:paraId="03D66127" w14:textId="77777777" w:rsidR="004B2CAC" w:rsidRDefault="00861F0F">
      <w:pPr>
        <w:pStyle w:val="ListNumber"/>
      </w:pPr>
      <w:r>
        <w:lastRenderedPageBreak/>
        <w:t xml:space="preserve">Azure Portal → Entra ID → App Registrations → MRMS-DEV (or UAT) → Certificates &amp; secrets → create a new Entra ID App Registration (certificate-based MSAL) with </w:t>
      </w:r>
      <w:r w:rsidR="00AF041E">
        <w:t>24</w:t>
      </w:r>
      <w:r>
        <w:t>-month expiry.</w:t>
      </w:r>
    </w:p>
    <w:p w14:paraId="5259C0DA" w14:textId="77777777" w:rsidR="004B2CAC" w:rsidRDefault="00861F0F">
      <w:pPr>
        <w:pStyle w:val="ListNumber"/>
      </w:pPr>
      <w:r>
        <w:t>Copy the new secret value immediately (it is only shown once).</w:t>
      </w:r>
    </w:p>
    <w:p w14:paraId="58484110" w14:textId="7F05F168" w:rsidR="004B2CAC" w:rsidRDefault="00861F0F">
      <w:pPr>
        <w:pStyle w:val="ListNumber"/>
      </w:pPr>
      <w:r>
        <w:t xml:space="preserve">Update the Azure Function Application Setting </w:t>
      </w:r>
      <w:r w:rsidR="00841C12">
        <w:t>if necessary</w:t>
      </w:r>
    </w:p>
    <w:p w14:paraId="66F4E2CB" w14:textId="72FD45BA" w:rsidR="004B2CAC" w:rsidRDefault="00861F0F">
      <w:pPr>
        <w:pStyle w:val="ListNumber"/>
      </w:pPr>
      <w:r>
        <w:t xml:space="preserve">Update the Bitbucket repository variable </w:t>
      </w:r>
      <w:r w:rsidR="00841C12">
        <w:t>if necessary.</w:t>
      </w:r>
    </w:p>
    <w:p w14:paraId="5BAD79BC" w14:textId="77777777" w:rsidR="004B2CAC" w:rsidRDefault="00861F0F">
      <w:pPr>
        <w:pStyle w:val="ListNumber"/>
      </w:pPr>
      <w:r>
        <w:t>Test end-to-end: OP parsing and RE generation (these use Entra ID App Registration (certificate-based MSAL) auth).</w:t>
      </w:r>
    </w:p>
    <w:p w14:paraId="29240208" w14:textId="77777777" w:rsidR="004B2CAC" w:rsidRDefault="00861F0F">
      <w:pPr>
        <w:pStyle w:val="ListNumber"/>
      </w:pPr>
      <w:r>
        <w:t>Delete the old secret from the app registration once the new one is confirmed working.</w:t>
      </w:r>
    </w:p>
    <w:p w14:paraId="656EB37D" w14:textId="77777777" w:rsidR="004B2CAC" w:rsidRDefault="00861F0F">
      <w:pPr>
        <w:pStyle w:val="Heading1"/>
      </w:pPr>
      <w:bookmarkStart w:id="50" w:name="_Toc227930712"/>
      <w:r>
        <w:t>10. Compliance &amp; Retention</w:t>
      </w:r>
      <w:bookmarkEnd w:id="50"/>
    </w:p>
    <w:p w14:paraId="62E8A04B" w14:textId="77777777" w:rsidR="004B2CAC" w:rsidRDefault="00861F0F">
      <w:pPr>
        <w:pStyle w:val="Heading2"/>
      </w:pPr>
      <w:bookmarkStart w:id="51" w:name="_Toc227930713"/>
      <w:r>
        <w:t>10.1 Retention Policy</w:t>
      </w:r>
      <w:bookmarkEnd w:id="51"/>
    </w:p>
    <w:p w14:paraId="115A4DF1" w14:textId="77777777" w:rsidR="004B2CAC" w:rsidRDefault="00861F0F">
      <w:r>
        <w:t>Retention and data classification policies are governed by UN OICT and applied at the Microsoft 365 tenant level. MRMS-specific guidance: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CAC" w14:paraId="7A85B946" w14:textId="77777777">
        <w:tc>
          <w:tcPr>
            <w:tcW w:w="2880" w:type="dxa"/>
          </w:tcPr>
          <w:p w14:paraId="506CD138" w14:textId="77777777" w:rsidR="004B2CAC" w:rsidRDefault="00861F0F">
            <w:pPr>
              <w:jc w:val="center"/>
            </w:pPr>
            <w:r>
              <w:rPr>
                <w:b/>
              </w:rPr>
              <w:t>Content Type</w:t>
            </w:r>
          </w:p>
        </w:tc>
        <w:tc>
          <w:tcPr>
            <w:tcW w:w="2880" w:type="dxa"/>
          </w:tcPr>
          <w:p w14:paraId="79A333CC" w14:textId="77777777" w:rsidR="004B2CAC" w:rsidRDefault="00861F0F">
            <w:pPr>
              <w:jc w:val="center"/>
            </w:pPr>
            <w:r>
              <w:rPr>
                <w:b/>
              </w:rPr>
              <w:t>Retention Guidance</w:t>
            </w:r>
          </w:p>
        </w:tc>
        <w:tc>
          <w:tcPr>
            <w:tcW w:w="2880" w:type="dxa"/>
          </w:tcPr>
          <w:p w14:paraId="05070CE1" w14:textId="77777777" w:rsidR="004B2CAC" w:rsidRDefault="00861F0F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B2CAC" w14:paraId="543978D6" w14:textId="77777777">
        <w:tc>
          <w:tcPr>
            <w:tcW w:w="2880" w:type="dxa"/>
          </w:tcPr>
          <w:p w14:paraId="7721B2B4" w14:textId="77777777" w:rsidR="004B2CAC" w:rsidRDefault="00861F0F">
            <w:r>
              <w:t>Resolutions (Document Sets and list items)</w:t>
            </w:r>
          </w:p>
        </w:tc>
        <w:tc>
          <w:tcPr>
            <w:tcW w:w="2880" w:type="dxa"/>
          </w:tcPr>
          <w:p w14:paraId="62D1A264" w14:textId="41A40AB5" w:rsidR="004B2CAC" w:rsidRDefault="00861F0F">
            <w:r>
              <w:t xml:space="preserve">Retain </w:t>
            </w:r>
            <w:r w:rsidR="00EA3C6D">
              <w:t>10 years / indefinitely</w:t>
            </w:r>
          </w:p>
        </w:tc>
        <w:tc>
          <w:tcPr>
            <w:tcW w:w="2880" w:type="dxa"/>
          </w:tcPr>
          <w:p w14:paraId="1F4FD209" w14:textId="77777777" w:rsidR="004B2CAC" w:rsidRDefault="00861F0F">
            <w:r>
              <w:t>Do not manually delete. Archive by status only.</w:t>
            </w:r>
          </w:p>
        </w:tc>
      </w:tr>
      <w:tr w:rsidR="004B2CAC" w14:paraId="5C49C286" w14:textId="77777777">
        <w:tc>
          <w:tcPr>
            <w:tcW w:w="2880" w:type="dxa"/>
          </w:tcPr>
          <w:p w14:paraId="3BDD9437" w14:textId="77777777" w:rsidR="004B2CAC" w:rsidRDefault="00861F0F">
            <w:proofErr w:type="spellStart"/>
            <w:r>
              <w:t>CostRates</w:t>
            </w:r>
            <w:proofErr w:type="spellEnd"/>
            <w:r>
              <w:t xml:space="preserve"> workbook versions</w:t>
            </w:r>
          </w:p>
        </w:tc>
        <w:tc>
          <w:tcPr>
            <w:tcW w:w="2880" w:type="dxa"/>
          </w:tcPr>
          <w:p w14:paraId="3E8BE017" w14:textId="72C7A787" w:rsidR="004B2CAC" w:rsidRDefault="00861F0F">
            <w:r>
              <w:t>Retain all versions</w:t>
            </w:r>
            <w:r w:rsidR="00EA3C6D">
              <w:t>;</w:t>
            </w:r>
            <w:r>
              <w:t xml:space="preserve"> linked to approved OS documents via </w:t>
            </w:r>
            <w:proofErr w:type="spellStart"/>
            <w:r>
              <w:t>DefaultValuesFrom</w:t>
            </w:r>
            <w:proofErr w:type="spellEnd"/>
            <w:r>
              <w:t xml:space="preserve"> / </w:t>
            </w:r>
            <w:proofErr w:type="spellStart"/>
            <w:r>
              <w:t>CostrateValuesFrom</w:t>
            </w:r>
            <w:proofErr w:type="spellEnd"/>
            <w:r>
              <w:t xml:space="preserve"> columns</w:t>
            </w:r>
          </w:p>
        </w:tc>
        <w:tc>
          <w:tcPr>
            <w:tcW w:w="2880" w:type="dxa"/>
          </w:tcPr>
          <w:p w14:paraId="1720B198" w14:textId="77777777" w:rsidR="004B2CAC" w:rsidRDefault="00861F0F">
            <w:r>
              <w:t>Deleting a version that was used in an approved OS breaks the audit trail.</w:t>
            </w:r>
          </w:p>
        </w:tc>
      </w:tr>
      <w:tr w:rsidR="004B2CAC" w14:paraId="5DCEE88F" w14:textId="77777777">
        <w:tc>
          <w:tcPr>
            <w:tcW w:w="2880" w:type="dxa"/>
          </w:tcPr>
          <w:p w14:paraId="14B87243" w14:textId="77777777" w:rsidR="004B2CAC" w:rsidRDefault="00861F0F">
            <w:r>
              <w:t>Generated OS Word documents</w:t>
            </w:r>
          </w:p>
        </w:tc>
        <w:tc>
          <w:tcPr>
            <w:tcW w:w="2880" w:type="dxa"/>
          </w:tcPr>
          <w:p w14:paraId="0304372E" w14:textId="77777777" w:rsidR="004B2CAC" w:rsidRDefault="00861F0F">
            <w:r>
              <w:t>Retain indefinitely within the Resolution Document Set</w:t>
            </w:r>
          </w:p>
        </w:tc>
        <w:tc>
          <w:tcPr>
            <w:tcW w:w="2880" w:type="dxa"/>
          </w:tcPr>
          <w:p w14:paraId="53C59416" w14:textId="5657A289" w:rsidR="004B2CAC" w:rsidRDefault="00861F0F">
            <w:r>
              <w:t>These are documents</w:t>
            </w:r>
            <w:r w:rsidR="00D86AE6">
              <w:t xml:space="preserve"> archived for historical reference purposes</w:t>
            </w:r>
          </w:p>
        </w:tc>
      </w:tr>
      <w:tr w:rsidR="004B2CAC" w14:paraId="174BC992" w14:textId="77777777">
        <w:tc>
          <w:tcPr>
            <w:tcW w:w="2880" w:type="dxa"/>
          </w:tcPr>
          <w:p w14:paraId="65BC9B40" w14:textId="77777777" w:rsidR="004B2CAC" w:rsidRDefault="00861F0F">
            <w:r>
              <w:t>Revised Estimate reports</w:t>
            </w:r>
          </w:p>
        </w:tc>
        <w:tc>
          <w:tcPr>
            <w:tcW w:w="2880" w:type="dxa"/>
          </w:tcPr>
          <w:p w14:paraId="0F9CD645" w14:textId="77777777" w:rsidR="004B2CAC" w:rsidRDefault="00861F0F">
            <w:r>
              <w:t>Retain per UN biennium reporting requirements</w:t>
            </w:r>
          </w:p>
        </w:tc>
        <w:tc>
          <w:tcPr>
            <w:tcW w:w="2880" w:type="dxa"/>
          </w:tcPr>
          <w:p w14:paraId="0ED4DDC0" w14:textId="77777777" w:rsidR="004B2CAC" w:rsidRDefault="00861F0F">
            <w:r>
              <w:t xml:space="preserve">Store in </w:t>
            </w:r>
            <w:proofErr w:type="spellStart"/>
            <w:r>
              <w:t>RevEstReports</w:t>
            </w:r>
            <w:proofErr w:type="spellEnd"/>
            <w:r>
              <w:t xml:space="preserve"> library with year-based sub-folders.</w:t>
            </w:r>
          </w:p>
        </w:tc>
      </w:tr>
      <w:tr w:rsidR="004B2CAC" w14:paraId="7E25A835" w14:textId="77777777">
        <w:tc>
          <w:tcPr>
            <w:tcW w:w="2880" w:type="dxa"/>
          </w:tcPr>
          <w:p w14:paraId="5180B011" w14:textId="77777777" w:rsidR="004B2CAC" w:rsidRDefault="00861F0F">
            <w:r>
              <w:t>Error Logs</w:t>
            </w:r>
          </w:p>
        </w:tc>
        <w:tc>
          <w:tcPr>
            <w:tcW w:w="2880" w:type="dxa"/>
          </w:tcPr>
          <w:p w14:paraId="50EF67B2" w14:textId="77777777" w:rsidR="004B2CAC" w:rsidRDefault="00861F0F">
            <w:r>
              <w:t>Retain for 6 months from resolution; delete/archive resolved entries after</w:t>
            </w:r>
          </w:p>
        </w:tc>
        <w:tc>
          <w:tcPr>
            <w:tcW w:w="2880" w:type="dxa"/>
          </w:tcPr>
          <w:p w14:paraId="0B6A0A9C" w14:textId="28B0B82C" w:rsidR="004B2CAC" w:rsidRDefault="00861F0F">
            <w:r>
              <w:t>Operational data only</w:t>
            </w:r>
            <w:r w:rsidR="004656C4">
              <w:t>,</w:t>
            </w:r>
            <w:r>
              <w:t xml:space="preserve"> not official records.</w:t>
            </w:r>
          </w:p>
        </w:tc>
      </w:tr>
      <w:tr w:rsidR="004B2CAC" w14:paraId="604AD316" w14:textId="77777777">
        <w:tc>
          <w:tcPr>
            <w:tcW w:w="2880" w:type="dxa"/>
          </w:tcPr>
          <w:p w14:paraId="05B2F989" w14:textId="77777777" w:rsidR="004B2CAC" w:rsidRDefault="00861F0F">
            <w:r>
              <w:t>Power Automate run history</w:t>
            </w:r>
          </w:p>
        </w:tc>
        <w:tc>
          <w:tcPr>
            <w:tcW w:w="2880" w:type="dxa"/>
          </w:tcPr>
          <w:p w14:paraId="3E1BAF0C" w14:textId="77777777" w:rsidR="004B2CAC" w:rsidRDefault="00861F0F">
            <w:r>
              <w:t>28 days (Microsoft platform default)</w:t>
            </w:r>
          </w:p>
        </w:tc>
        <w:tc>
          <w:tcPr>
            <w:tcW w:w="2880" w:type="dxa"/>
          </w:tcPr>
          <w:p w14:paraId="471734A1" w14:textId="11D75666" w:rsidR="004B2CAC" w:rsidRDefault="00861F0F">
            <w:r>
              <w:t xml:space="preserve">Cannot be extended. Export logs manually if longer </w:t>
            </w:r>
            <w:proofErr w:type="spellStart"/>
            <w:r>
              <w:t>re</w:t>
            </w:r>
            <w:r w:rsidR="00606DDA">
              <w:t>s</w:t>
            </w:r>
            <w:r>
              <w:t>tention</w:t>
            </w:r>
            <w:proofErr w:type="spellEnd"/>
            <w:r>
              <w:t xml:space="preserve"> needed.</w:t>
            </w:r>
          </w:p>
        </w:tc>
      </w:tr>
      <w:tr w:rsidR="004B2CAC" w14:paraId="4F296BED" w14:textId="77777777">
        <w:tc>
          <w:tcPr>
            <w:tcW w:w="2880" w:type="dxa"/>
          </w:tcPr>
          <w:p w14:paraId="3190E196" w14:textId="77777777" w:rsidR="004B2CAC" w:rsidRDefault="00861F0F">
            <w:r>
              <w:t>Oral Statement approval audit trail</w:t>
            </w:r>
          </w:p>
        </w:tc>
        <w:tc>
          <w:tcPr>
            <w:tcW w:w="2880" w:type="dxa"/>
          </w:tcPr>
          <w:p w14:paraId="1E2B153B" w14:textId="77777777" w:rsidR="004B2CAC" w:rsidRDefault="00861F0F">
            <w:r>
              <w:t>Retained in Status list and SharePoint version history</w:t>
            </w:r>
          </w:p>
        </w:tc>
        <w:tc>
          <w:tcPr>
            <w:tcW w:w="2880" w:type="dxa"/>
          </w:tcPr>
          <w:p w14:paraId="75DA34D3" w14:textId="5EEAAFDB" w:rsidR="004B2CAC" w:rsidRDefault="00861F0F">
            <w:r>
              <w:t>Critical for compliance</w:t>
            </w:r>
            <w:r w:rsidR="004656C4">
              <w:t>:</w:t>
            </w:r>
            <w:r>
              <w:t xml:space="preserve"> do not delete Status list items.</w:t>
            </w:r>
          </w:p>
        </w:tc>
      </w:tr>
    </w:tbl>
    <w:p w14:paraId="031E44E2" w14:textId="77777777" w:rsidR="004B2CAC" w:rsidRDefault="00861F0F">
      <w:pPr>
        <w:pStyle w:val="Heading2"/>
      </w:pPr>
      <w:bookmarkStart w:id="52" w:name="_Toc227930714"/>
      <w:r>
        <w:t>10.2 Audit Queries</w:t>
      </w:r>
      <w:bookmarkEnd w:id="52"/>
    </w:p>
    <w:p w14:paraId="3B454727" w14:textId="77777777" w:rsidR="004B2CAC" w:rsidRDefault="00861F0F">
      <w:r>
        <w:t>Use the M365 Unified Audit Log for compliance verification: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CAC" w14:paraId="2E94441F" w14:textId="77777777">
        <w:tc>
          <w:tcPr>
            <w:tcW w:w="4320" w:type="dxa"/>
          </w:tcPr>
          <w:p w14:paraId="6BC76DB9" w14:textId="77777777" w:rsidR="004B2CAC" w:rsidRDefault="00861F0F">
            <w:pPr>
              <w:jc w:val="center"/>
            </w:pPr>
            <w:r>
              <w:rPr>
                <w:b/>
              </w:rPr>
              <w:t>Audit Need</w:t>
            </w:r>
          </w:p>
        </w:tc>
        <w:tc>
          <w:tcPr>
            <w:tcW w:w="4320" w:type="dxa"/>
          </w:tcPr>
          <w:p w14:paraId="5CC938C8" w14:textId="77777777" w:rsidR="004B2CAC" w:rsidRDefault="00861F0F">
            <w:pPr>
              <w:jc w:val="center"/>
            </w:pPr>
            <w:r>
              <w:rPr>
                <w:b/>
              </w:rPr>
              <w:t>Where to Query</w:t>
            </w:r>
          </w:p>
        </w:tc>
      </w:tr>
      <w:tr w:rsidR="004B2CAC" w14:paraId="62E56D6D" w14:textId="77777777">
        <w:tc>
          <w:tcPr>
            <w:tcW w:w="4320" w:type="dxa"/>
          </w:tcPr>
          <w:p w14:paraId="09062F95" w14:textId="77777777" w:rsidR="004B2CAC" w:rsidRDefault="00861F0F">
            <w:r>
              <w:t>Who modified a Resolution item</w:t>
            </w:r>
          </w:p>
        </w:tc>
        <w:tc>
          <w:tcPr>
            <w:tcW w:w="4320" w:type="dxa"/>
          </w:tcPr>
          <w:p w14:paraId="4D5C2432" w14:textId="77777777" w:rsidR="004B2CAC" w:rsidRDefault="00861F0F">
            <w:r>
              <w:t>M365 Admin Centre → Compliance → Audit → filter on SharePoint activity, list name = Resolutions</w:t>
            </w:r>
          </w:p>
        </w:tc>
      </w:tr>
      <w:tr w:rsidR="004B2CAC" w14:paraId="50861379" w14:textId="77777777">
        <w:tc>
          <w:tcPr>
            <w:tcW w:w="4320" w:type="dxa"/>
          </w:tcPr>
          <w:p w14:paraId="16A3D195" w14:textId="77777777" w:rsidR="004B2CAC" w:rsidRDefault="00861F0F">
            <w:r>
              <w:lastRenderedPageBreak/>
              <w:t xml:space="preserve">Who uploaded a </w:t>
            </w:r>
            <w:proofErr w:type="spellStart"/>
            <w:r>
              <w:t>CostRates</w:t>
            </w:r>
            <w:proofErr w:type="spellEnd"/>
            <w:r>
              <w:t xml:space="preserve"> file</w:t>
            </w:r>
          </w:p>
        </w:tc>
        <w:tc>
          <w:tcPr>
            <w:tcW w:w="4320" w:type="dxa"/>
          </w:tcPr>
          <w:p w14:paraId="25ABF295" w14:textId="77777777" w:rsidR="004B2CAC" w:rsidRDefault="00861F0F">
            <w:r>
              <w:t xml:space="preserve">M365 Admin Centre → Compliance → Audit → filter on SharePoint upload activity, site = MRMS, library = </w:t>
            </w:r>
            <w:proofErr w:type="spellStart"/>
            <w:r>
              <w:t>CostRates</w:t>
            </w:r>
            <w:proofErr w:type="spellEnd"/>
          </w:p>
        </w:tc>
      </w:tr>
      <w:tr w:rsidR="004B2CAC" w14:paraId="470AA747" w14:textId="77777777">
        <w:tc>
          <w:tcPr>
            <w:tcW w:w="4320" w:type="dxa"/>
          </w:tcPr>
          <w:p w14:paraId="42A5DE86" w14:textId="77777777" w:rsidR="004B2CAC" w:rsidRDefault="00861F0F">
            <w:r>
              <w:t>Who accessed a generated OS document</w:t>
            </w:r>
          </w:p>
        </w:tc>
        <w:tc>
          <w:tcPr>
            <w:tcW w:w="4320" w:type="dxa"/>
          </w:tcPr>
          <w:p w14:paraId="7056A526" w14:textId="77777777" w:rsidR="004B2CAC" w:rsidRDefault="00861F0F">
            <w:r>
              <w:t>SharePoint → Resolutions library → document version history → Audit log (if enabled)</w:t>
            </w:r>
          </w:p>
        </w:tc>
      </w:tr>
      <w:tr w:rsidR="004B2CAC" w14:paraId="375FD659" w14:textId="77777777">
        <w:tc>
          <w:tcPr>
            <w:tcW w:w="4320" w:type="dxa"/>
          </w:tcPr>
          <w:p w14:paraId="7EC02E06" w14:textId="77777777" w:rsidR="004B2CAC" w:rsidRDefault="00861F0F">
            <w:r>
              <w:t>Power Automate flow run by whom / when</w:t>
            </w:r>
          </w:p>
        </w:tc>
        <w:tc>
          <w:tcPr>
            <w:tcW w:w="4320" w:type="dxa"/>
          </w:tcPr>
          <w:p w14:paraId="2DB29737" w14:textId="77777777" w:rsidR="004B2CAC" w:rsidRDefault="00861F0F">
            <w:r>
              <w:t>Power Platform Admin Centre → Resources → Flows → run history (28-day window only)</w:t>
            </w:r>
          </w:p>
        </w:tc>
      </w:tr>
      <w:tr w:rsidR="004B2CAC" w14:paraId="768FFCB9" w14:textId="77777777">
        <w:tc>
          <w:tcPr>
            <w:tcW w:w="4320" w:type="dxa"/>
          </w:tcPr>
          <w:p w14:paraId="72AEE51A" w14:textId="77777777" w:rsidR="004B2CAC" w:rsidRDefault="00861F0F">
            <w:r>
              <w:t>SPFx client-side errors by user</w:t>
            </w:r>
          </w:p>
        </w:tc>
        <w:tc>
          <w:tcPr>
            <w:tcW w:w="4320" w:type="dxa"/>
          </w:tcPr>
          <w:p w14:paraId="3A980F4E" w14:textId="77777777" w:rsidR="004B2CAC" w:rsidRDefault="00861F0F">
            <w:r>
              <w:t xml:space="preserve">MRMS SharePoint site → Error Logs list → filter by </w:t>
            </w:r>
            <w:proofErr w:type="spellStart"/>
            <w:r>
              <w:t>UserLogin</w:t>
            </w:r>
            <w:proofErr w:type="spellEnd"/>
          </w:p>
        </w:tc>
      </w:tr>
    </w:tbl>
    <w:p w14:paraId="0CDF39CD" w14:textId="77777777" w:rsidR="004B2CAC" w:rsidRDefault="00861F0F">
      <w:pPr>
        <w:pStyle w:val="Heading1"/>
      </w:pPr>
      <w:bookmarkStart w:id="53" w:name="_Toc227930715"/>
      <w:r>
        <w:t>11. Known Issues &amp; Workarounds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1467"/>
        <w:gridCol w:w="3193"/>
        <w:gridCol w:w="1525"/>
        <w:gridCol w:w="1927"/>
      </w:tblGrid>
      <w:tr w:rsidR="004B2CAC" w14:paraId="0C02C790" w14:textId="77777777" w:rsidTr="00A54BA3">
        <w:tc>
          <w:tcPr>
            <w:tcW w:w="678" w:type="dxa"/>
          </w:tcPr>
          <w:p w14:paraId="6AB912DC" w14:textId="77777777" w:rsidR="004B2CAC" w:rsidRDefault="00861F0F">
            <w:pPr>
              <w:jc w:val="center"/>
            </w:pPr>
            <w:r>
              <w:rPr>
                <w:b/>
              </w:rPr>
              <w:t>Issue ID</w:t>
            </w:r>
          </w:p>
        </w:tc>
        <w:tc>
          <w:tcPr>
            <w:tcW w:w="1314" w:type="dxa"/>
          </w:tcPr>
          <w:p w14:paraId="59157443" w14:textId="77777777" w:rsidR="004B2CAC" w:rsidRDefault="00861F0F">
            <w:pPr>
              <w:jc w:val="center"/>
            </w:pPr>
            <w:r>
              <w:rPr>
                <w:b/>
              </w:rPr>
              <w:t>Symptom</w:t>
            </w:r>
          </w:p>
        </w:tc>
        <w:tc>
          <w:tcPr>
            <w:tcW w:w="3502" w:type="dxa"/>
          </w:tcPr>
          <w:p w14:paraId="271A0F39" w14:textId="77777777" w:rsidR="004B2CAC" w:rsidRDefault="00861F0F">
            <w:pPr>
              <w:jc w:val="center"/>
            </w:pPr>
            <w:r>
              <w:rPr>
                <w:b/>
              </w:rPr>
              <w:t>Root Cause</w:t>
            </w:r>
          </w:p>
        </w:tc>
        <w:tc>
          <w:tcPr>
            <w:tcW w:w="1365" w:type="dxa"/>
          </w:tcPr>
          <w:p w14:paraId="2DC6D23A" w14:textId="77777777" w:rsidR="004B2CAC" w:rsidRDefault="00861F0F">
            <w:pPr>
              <w:jc w:val="center"/>
            </w:pPr>
            <w:r>
              <w:rPr>
                <w:b/>
              </w:rPr>
              <w:t>Workaround</w:t>
            </w:r>
          </w:p>
        </w:tc>
        <w:tc>
          <w:tcPr>
            <w:tcW w:w="1997" w:type="dxa"/>
          </w:tcPr>
          <w:p w14:paraId="3F7BD0B7" w14:textId="77777777" w:rsidR="004B2CAC" w:rsidRDefault="00861F0F">
            <w:pPr>
              <w:jc w:val="center"/>
            </w:pPr>
            <w:r>
              <w:rPr>
                <w:b/>
              </w:rPr>
              <w:t>Permanent Fix Status</w:t>
            </w:r>
          </w:p>
        </w:tc>
      </w:tr>
      <w:tr w:rsidR="004B2CAC" w14:paraId="2196840A" w14:textId="77777777" w:rsidTr="00A54BA3">
        <w:tc>
          <w:tcPr>
            <w:tcW w:w="678" w:type="dxa"/>
          </w:tcPr>
          <w:p w14:paraId="61AE92F0" w14:textId="77777777" w:rsidR="004B2CAC" w:rsidRDefault="00861F0F">
            <w:r>
              <w:t>KI-001</w:t>
            </w:r>
          </w:p>
        </w:tc>
        <w:tc>
          <w:tcPr>
            <w:tcW w:w="1314" w:type="dxa"/>
          </w:tcPr>
          <w:p w14:paraId="0147E0CD" w14:textId="77777777" w:rsidR="004B2CAC" w:rsidRDefault="00861F0F">
            <w:r>
              <w:t>Generate OS fails with 'document is locked' error</w:t>
            </w:r>
          </w:p>
        </w:tc>
        <w:tc>
          <w:tcPr>
            <w:tcW w:w="3502" w:type="dxa"/>
          </w:tcPr>
          <w:p w14:paraId="3D87C342" w14:textId="77777777" w:rsidR="004B2CAC" w:rsidRDefault="00861F0F">
            <w:r>
              <w:t>The Oral Statement .docx is currently open or checked out by another user. The Azure Function detects the lock and returns an error.</w:t>
            </w:r>
          </w:p>
        </w:tc>
        <w:tc>
          <w:tcPr>
            <w:tcW w:w="1365" w:type="dxa"/>
          </w:tcPr>
          <w:p w14:paraId="1C5A89F4" w14:textId="77777777" w:rsidR="004B2CAC" w:rsidRDefault="00861F0F">
            <w:r>
              <w:t>Ask the user who has the document open to close it. Use SharePoint 'Check In' if the document is checked out. Then retry OS generation.</w:t>
            </w:r>
          </w:p>
        </w:tc>
        <w:tc>
          <w:tcPr>
            <w:tcW w:w="1997" w:type="dxa"/>
          </w:tcPr>
          <w:p w14:paraId="586B25D0" w14:textId="67FDD9FB" w:rsidR="004B2CAC" w:rsidRDefault="00861F0F">
            <w:r>
              <w:t>By design</w:t>
            </w:r>
            <w:r w:rsidR="0078772D">
              <w:t>,</w:t>
            </w:r>
            <w:r>
              <w:t xml:space="preserve"> lock detection is intentional. No code fix required.</w:t>
            </w:r>
          </w:p>
        </w:tc>
      </w:tr>
      <w:tr w:rsidR="004B2CAC" w14:paraId="767C1605" w14:textId="77777777" w:rsidTr="00A54BA3">
        <w:tc>
          <w:tcPr>
            <w:tcW w:w="678" w:type="dxa"/>
          </w:tcPr>
          <w:p w14:paraId="3275CABC" w14:textId="4D809323" w:rsidR="004B2CAC" w:rsidRDefault="00861F0F">
            <w:r>
              <w:t>KI-00</w:t>
            </w:r>
            <w:r w:rsidR="00FA1FD8">
              <w:t>2</w:t>
            </w:r>
          </w:p>
        </w:tc>
        <w:tc>
          <w:tcPr>
            <w:tcW w:w="1314" w:type="dxa"/>
          </w:tcPr>
          <w:p w14:paraId="6BEF5567" w14:textId="77777777" w:rsidR="004B2CAC" w:rsidRDefault="00861F0F">
            <w:r>
              <w:t>OS Summary table (To-Be) not yet implemented</w:t>
            </w:r>
          </w:p>
        </w:tc>
        <w:tc>
          <w:tcPr>
            <w:tcW w:w="3502" w:type="dxa"/>
          </w:tcPr>
          <w:p w14:paraId="57AC38B8" w14:textId="77777777" w:rsidR="004B2CAC" w:rsidRDefault="00861F0F">
            <w:r>
              <w:t>Planned feature: summary table generated as new Excel file with sheets per mandate, generated alongside OS file.</w:t>
            </w:r>
          </w:p>
        </w:tc>
        <w:tc>
          <w:tcPr>
            <w:tcW w:w="1365" w:type="dxa"/>
          </w:tcPr>
          <w:p w14:paraId="0508BEB1" w14:textId="77777777" w:rsidR="004B2CAC" w:rsidRDefault="00861F0F">
            <w:r>
              <w:t>Users manually copy/paste data from PBI forms into the OS document.</w:t>
            </w:r>
          </w:p>
        </w:tc>
        <w:tc>
          <w:tcPr>
            <w:tcW w:w="1997" w:type="dxa"/>
          </w:tcPr>
          <w:p w14:paraId="3B884998" w14:textId="294A110D" w:rsidR="004B2CAC" w:rsidRDefault="00861F0F">
            <w:r>
              <w:t>To Be</w:t>
            </w:r>
            <w:r w:rsidR="00CB4395">
              <w:t>:</w:t>
            </w:r>
            <w:r>
              <w:t xml:space="preserve"> scheduled for a future release.</w:t>
            </w:r>
          </w:p>
        </w:tc>
      </w:tr>
      <w:tr w:rsidR="00FA1FD8" w14:paraId="6FCEEC51" w14:textId="77777777" w:rsidTr="00A54BA3">
        <w:tc>
          <w:tcPr>
            <w:tcW w:w="678" w:type="dxa"/>
          </w:tcPr>
          <w:p w14:paraId="49F678CE" w14:textId="72EB10FB" w:rsidR="00FA1FD8" w:rsidRDefault="00FA1FD8">
            <w:r>
              <w:t>KI-003</w:t>
            </w:r>
          </w:p>
        </w:tc>
        <w:tc>
          <w:tcPr>
            <w:tcW w:w="1314" w:type="dxa"/>
          </w:tcPr>
          <w:p w14:paraId="0F856030" w14:textId="2A9EADD9" w:rsidR="00FA1FD8" w:rsidRDefault="00FA1FD8">
            <w:r>
              <w:t>Check the document type and size while uploading documents</w:t>
            </w:r>
            <w:r w:rsidR="00744E4A">
              <w:t xml:space="preserve"> through email</w:t>
            </w:r>
          </w:p>
        </w:tc>
        <w:tc>
          <w:tcPr>
            <w:tcW w:w="3502" w:type="dxa"/>
          </w:tcPr>
          <w:p w14:paraId="0AC7D3C1" w14:textId="7B8CD18E" w:rsidR="00FA1FD8" w:rsidRDefault="00744E4A">
            <w:r>
              <w:t xml:space="preserve">Logic not added: To check if the file type is a known type like docx, </w:t>
            </w:r>
            <w:r w:rsidR="006C2C5B">
              <w:t>xlsx, pdf. Also, allow only files above 16kb so security purpose</w:t>
            </w:r>
          </w:p>
        </w:tc>
        <w:tc>
          <w:tcPr>
            <w:tcW w:w="1365" w:type="dxa"/>
          </w:tcPr>
          <w:p w14:paraId="2F133D13" w14:textId="77777777" w:rsidR="00FA1FD8" w:rsidRDefault="00FA1FD8"/>
        </w:tc>
        <w:tc>
          <w:tcPr>
            <w:tcW w:w="1997" w:type="dxa"/>
          </w:tcPr>
          <w:p w14:paraId="101AD0F4" w14:textId="6851010A" w:rsidR="00FA1FD8" w:rsidRDefault="00EE7D2B">
            <w:r>
              <w:t>To Be: Will be implemented in the future iterations</w:t>
            </w:r>
          </w:p>
        </w:tc>
      </w:tr>
    </w:tbl>
    <w:p w14:paraId="458FB229" w14:textId="77777777" w:rsidR="0069772C" w:rsidRDefault="0069772C"/>
    <w:sectPr w:rsidR="0069772C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7A87" w14:textId="77777777" w:rsidR="00861F0F" w:rsidRDefault="00861F0F" w:rsidP="008E79E8">
      <w:pPr>
        <w:spacing w:after="0" w:line="240" w:lineRule="auto"/>
      </w:pPr>
      <w:r>
        <w:separator/>
      </w:r>
    </w:p>
  </w:endnote>
  <w:endnote w:type="continuationSeparator" w:id="0">
    <w:p w14:paraId="25DC8E20" w14:textId="77777777" w:rsidR="00861F0F" w:rsidRDefault="00861F0F" w:rsidP="008E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B7FB" w14:textId="77777777" w:rsidR="001A14BB" w:rsidRDefault="001A1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996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700AC" w14:textId="6906E1F6" w:rsidR="001A14BB" w:rsidRDefault="001A14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B7D289" w14:textId="77777777" w:rsidR="001A14BB" w:rsidRDefault="001A1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9592" w14:textId="77777777" w:rsidR="001A14BB" w:rsidRDefault="001A1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5238" w14:textId="77777777" w:rsidR="00861F0F" w:rsidRDefault="00861F0F" w:rsidP="008E79E8">
      <w:pPr>
        <w:spacing w:after="0" w:line="240" w:lineRule="auto"/>
      </w:pPr>
      <w:r>
        <w:separator/>
      </w:r>
    </w:p>
  </w:footnote>
  <w:footnote w:type="continuationSeparator" w:id="0">
    <w:p w14:paraId="7D9DDA78" w14:textId="77777777" w:rsidR="00861F0F" w:rsidRDefault="00861F0F" w:rsidP="008E7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09E4" w14:textId="77777777" w:rsidR="001A14BB" w:rsidRDefault="001A1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BFE6" w14:textId="77777777" w:rsidR="001A14BB" w:rsidRDefault="001A1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B8F" w14:textId="77777777" w:rsidR="001A14BB" w:rsidRDefault="001A14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590005">
    <w:abstractNumId w:val="8"/>
  </w:num>
  <w:num w:numId="2" w16cid:durableId="1953122407">
    <w:abstractNumId w:val="6"/>
  </w:num>
  <w:num w:numId="3" w16cid:durableId="1539665268">
    <w:abstractNumId w:val="5"/>
  </w:num>
  <w:num w:numId="4" w16cid:durableId="1508903063">
    <w:abstractNumId w:val="4"/>
  </w:num>
  <w:num w:numId="5" w16cid:durableId="1866214767">
    <w:abstractNumId w:val="7"/>
  </w:num>
  <w:num w:numId="6" w16cid:durableId="573201452">
    <w:abstractNumId w:val="3"/>
  </w:num>
  <w:num w:numId="7" w16cid:durableId="1022127514">
    <w:abstractNumId w:val="2"/>
  </w:num>
  <w:num w:numId="8" w16cid:durableId="1802456191">
    <w:abstractNumId w:val="1"/>
  </w:num>
  <w:num w:numId="9" w16cid:durableId="18107088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itam Abhiman Pawar">
    <w15:presenceInfo w15:providerId="AD" w15:userId="S::pritam.pawar2@un.org::4a7dcf6c-d85f-40c3-bc00-f381a3c7c1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9D"/>
    <w:rsid w:val="0015074B"/>
    <w:rsid w:val="001544A4"/>
    <w:rsid w:val="001A14BB"/>
    <w:rsid w:val="002057DE"/>
    <w:rsid w:val="00214F3C"/>
    <w:rsid w:val="00227A3A"/>
    <w:rsid w:val="0029639D"/>
    <w:rsid w:val="002C5F21"/>
    <w:rsid w:val="00326F90"/>
    <w:rsid w:val="0037679C"/>
    <w:rsid w:val="003A5125"/>
    <w:rsid w:val="004656C4"/>
    <w:rsid w:val="004B2CAC"/>
    <w:rsid w:val="005A1C7C"/>
    <w:rsid w:val="0060264B"/>
    <w:rsid w:val="00606DDA"/>
    <w:rsid w:val="00693347"/>
    <w:rsid w:val="0069772C"/>
    <w:rsid w:val="006A1DEF"/>
    <w:rsid w:val="006C2C5B"/>
    <w:rsid w:val="00707498"/>
    <w:rsid w:val="00744E4A"/>
    <w:rsid w:val="0078772D"/>
    <w:rsid w:val="007D1CBB"/>
    <w:rsid w:val="00817DB3"/>
    <w:rsid w:val="008256A1"/>
    <w:rsid w:val="0083617A"/>
    <w:rsid w:val="00841C12"/>
    <w:rsid w:val="00861F0F"/>
    <w:rsid w:val="00876F91"/>
    <w:rsid w:val="008967ED"/>
    <w:rsid w:val="008A7A48"/>
    <w:rsid w:val="008E79E8"/>
    <w:rsid w:val="008F5EED"/>
    <w:rsid w:val="00A54BA3"/>
    <w:rsid w:val="00A636DA"/>
    <w:rsid w:val="00A74498"/>
    <w:rsid w:val="00A91FC2"/>
    <w:rsid w:val="00AA1D8D"/>
    <w:rsid w:val="00AD1DBB"/>
    <w:rsid w:val="00AF041E"/>
    <w:rsid w:val="00B47730"/>
    <w:rsid w:val="00B937CF"/>
    <w:rsid w:val="00BD502F"/>
    <w:rsid w:val="00C1042F"/>
    <w:rsid w:val="00C278FA"/>
    <w:rsid w:val="00C3182F"/>
    <w:rsid w:val="00CB0664"/>
    <w:rsid w:val="00CB3DB6"/>
    <w:rsid w:val="00CB4395"/>
    <w:rsid w:val="00CB4725"/>
    <w:rsid w:val="00CF74E0"/>
    <w:rsid w:val="00D11BB8"/>
    <w:rsid w:val="00D50D56"/>
    <w:rsid w:val="00D57CA8"/>
    <w:rsid w:val="00D86AE6"/>
    <w:rsid w:val="00E26BA3"/>
    <w:rsid w:val="00E93C75"/>
    <w:rsid w:val="00EA25D7"/>
    <w:rsid w:val="00EA3C6D"/>
    <w:rsid w:val="00EE7D2B"/>
    <w:rsid w:val="00F039AA"/>
    <w:rsid w:val="00F41C31"/>
    <w:rsid w:val="00F52B80"/>
    <w:rsid w:val="00F57F96"/>
    <w:rsid w:val="00FA1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B93767"/>
  <w14:defaultImageDpi w14:val="300"/>
  <w15:docId w15:val="{8682569F-1135-4DEE-84C8-86B0B6E0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Heading">
    <w:name w:val="Page Heading"/>
    <w:basedOn w:val="Heading1"/>
    <w:rsid w:val="008E79E8"/>
    <w:pPr>
      <w:keepLines w:val="0"/>
      <w:spacing w:before="240" w:after="60" w:line="240" w:lineRule="auto"/>
      <w:jc w:val="both"/>
    </w:pPr>
    <w:rPr>
      <w:rFonts w:ascii="Verdana" w:eastAsia="Times New Roman" w:hAnsi="Verdana" w:cs="Arial"/>
      <w:color w:val="auto"/>
      <w:kern w:val="32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877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77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77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7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72D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78772D"/>
    <w:rPr>
      <w:color w:val="2B579A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11B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1BB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11BB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06D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d055a5a-a443-4286-b79d-4e9baf2cd17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687E850F6874DAA2C89080697799B" ma:contentTypeVersion="15" ma:contentTypeDescription="Create a new document." ma:contentTypeScope="" ma:versionID="8410ce1c8001c650ff7af4d4534aa03d">
  <xsd:schema xmlns:xsd="http://www.w3.org/2001/XMLSchema" xmlns:xs="http://www.w3.org/2001/XMLSchema" xmlns:p="http://schemas.microsoft.com/office/2006/metadata/properties" xmlns:ns2="dd055a5a-a443-4286-b79d-4e9baf2cd17b" xmlns:ns3="81436bda-9819-4d2a-9e28-fbe5892ec302" targetNamespace="http://schemas.microsoft.com/office/2006/metadata/properties" ma:root="true" ma:fieldsID="7ca001be2852721489ac52fab286629e" ns2:_="" ns3:_="">
    <xsd:import namespace="dd055a5a-a443-4286-b79d-4e9baf2cd17b"/>
    <xsd:import namespace="81436bda-9819-4d2a-9e28-fbe5892ec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55a5a-a443-4286-b79d-4e9baf2cd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36bda-9819-4d2a-9e28-fbe5892ec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C416A8-6C31-4C21-B608-F3F52E852C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52B3C0-3776-426B-AA3F-7A320671B318}">
  <ds:schemaRefs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81436bda-9819-4d2a-9e28-fbe5892ec302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dd055a5a-a443-4286-b79d-4e9baf2cd17b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FF356D-2C71-422E-AE96-55543C77E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55a5a-a443-4286-b79d-4e9baf2cd17b"/>
    <ds:schemaRef ds:uri="81436bda-9819-4d2a-9e28-fbe5892ec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23</Pages>
  <Words>5511</Words>
  <Characters>31413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Abhiman Pawar</cp:lastModifiedBy>
  <cp:revision>45</cp:revision>
  <dcterms:created xsi:type="dcterms:W3CDTF">2013-12-23T23:15:00Z</dcterms:created>
  <dcterms:modified xsi:type="dcterms:W3CDTF">2026-04-27T09:40:00Z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0x0101002A8687E850F6874DAA2C89080697799B</vt:lpwstr>
  </property>
  <property fmtid="{D5CDD505-2E9C-101B-9397-08002B2CF9AE}" pid="3" name="MSIP_Label_8b77875e-5908-45a0-9cb4-dec9ae074618_Enabled">
    <vt:lpwstr>true</vt:lpwstr>
  </property>
  <property fmtid="{D5CDD505-2E9C-101B-9397-08002B2CF9AE}" pid="4" name="MSIP_Label_8b77875e-5908-45a0-9cb4-dec9ae074618_SetDate">
    <vt:lpwstr>2026-04-09T09:24:44Z</vt:lpwstr>
  </property>
  <property fmtid="{D5CDD505-2E9C-101B-9397-08002B2CF9AE}" pid="5" name="MSIP_Label_8b77875e-5908-45a0-9cb4-dec9ae074618_Method">
    <vt:lpwstr>Privileged</vt:lpwstr>
  </property>
  <property fmtid="{D5CDD505-2E9C-101B-9397-08002B2CF9AE}" pid="6" name="MSIP_Label_8b77875e-5908-45a0-9cb4-dec9ae074618_Name">
    <vt:lpwstr>8b77875e-5908-45a0-9cb4-dec9ae074618</vt:lpwstr>
  </property>
  <property fmtid="{D5CDD505-2E9C-101B-9397-08002B2CF9AE}" pid="7" name="MSIP_Label_8b77875e-5908-45a0-9cb4-dec9ae074618_SiteId">
    <vt:lpwstr>0f9e35db-544f-4f60-bdcc-5ea416e6dc70</vt:lpwstr>
  </property>
  <property fmtid="{D5CDD505-2E9C-101B-9397-08002B2CF9AE}" pid="8" name="MSIP_Label_8b77875e-5908-45a0-9cb4-dec9ae074618_ActionId">
    <vt:lpwstr>af9217c8-1ad9-4702-8356-3c3eaabe5762</vt:lpwstr>
  </property>
  <property fmtid="{D5CDD505-2E9C-101B-9397-08002B2CF9AE}" pid="9" name="MSIP_Label_8b77875e-5908-45a0-9cb4-dec9ae074618_ContentBits">
    <vt:lpwstr>0</vt:lpwstr>
  </property>
  <property fmtid="{D5CDD505-2E9C-101B-9397-08002B2CF9AE}" pid="10" name="MSIP_Label_8b77875e-5908-45a0-9cb4-dec9ae074618_Tag">
    <vt:lpwstr>10, 0, 1, 1</vt:lpwstr>
  </property>
</Properties>
</file>